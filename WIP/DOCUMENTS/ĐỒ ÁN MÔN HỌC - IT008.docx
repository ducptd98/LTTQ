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F84" w:rsidRDefault="00860F84" w:rsidP="008E184B">
      <w:pPr>
        <w:rPr>
          <w:noProof/>
          <w:sz w:val="40"/>
        </w:rPr>
      </w:pPr>
    </w:p>
    <w:p w:rsidR="00860F84" w:rsidRPr="00BE32AC" w:rsidRDefault="00860F84" w:rsidP="00860F84">
      <w:pPr>
        <w:jc w:val="center"/>
      </w:pPr>
      <w:r>
        <w:rPr>
          <w:noProof/>
          <w:sz w:val="40"/>
        </w:rPr>
        <w:drawing>
          <wp:anchor distT="0" distB="0" distL="114300" distR="114300" simplePos="0" relativeHeight="251664384" behindDoc="1" locked="0" layoutInCell="1" allowOverlap="1" wp14:anchorId="18580BD6" wp14:editId="04CAE1D2">
            <wp:simplePos x="0" y="0"/>
            <wp:positionH relativeFrom="margin">
              <wp:posOffset>131076</wp:posOffset>
            </wp:positionH>
            <wp:positionV relativeFrom="paragraph">
              <wp:posOffset>-336265</wp:posOffset>
            </wp:positionV>
            <wp:extent cx="5943600" cy="8343900"/>
            <wp:effectExtent l="19050" t="19050" r="19050" b="1905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E32AC">
        <w:t>ĐẠI HỌC QUỐC GIA THÀNH PHỐ HỒ CHÍ MINH</w:t>
      </w:r>
    </w:p>
    <w:p w:rsidR="00860F84" w:rsidRDefault="00860F84" w:rsidP="00860F84">
      <w:pPr>
        <w:jc w:val="center"/>
        <w:outlineLvl w:val="0"/>
        <w:rPr>
          <w:b/>
          <w:bCs/>
          <w:kern w:val="36"/>
          <w:lang w:val="vi-VN"/>
        </w:rPr>
      </w:pPr>
      <w:bookmarkStart w:id="0" w:name="_Toc533053760"/>
      <w:r w:rsidRPr="00BE32AC">
        <w:rPr>
          <w:b/>
          <w:bCs/>
          <w:kern w:val="36"/>
        </w:rPr>
        <w:t xml:space="preserve">TRƯỜNG ĐẠI HỌC </w:t>
      </w:r>
      <w:r>
        <w:rPr>
          <w:b/>
          <w:bCs/>
          <w:kern w:val="36"/>
        </w:rPr>
        <w:t>CÔNG NGHỆ THÔNG TIN</w:t>
      </w:r>
      <w:bookmarkEnd w:id="0"/>
    </w:p>
    <w:p w:rsidR="00860F84" w:rsidRPr="008E184B" w:rsidRDefault="00860F84" w:rsidP="008E184B">
      <w:pPr>
        <w:jc w:val="center"/>
        <w:outlineLvl w:val="0"/>
        <w:rPr>
          <w:b/>
          <w:bCs/>
          <w:kern w:val="36"/>
          <w:lang w:val="vi-VN"/>
        </w:rPr>
      </w:pPr>
      <w:bookmarkStart w:id="1" w:name="_Toc533053761"/>
      <w:r>
        <w:rPr>
          <w:b/>
          <w:bCs/>
          <w:kern w:val="36"/>
          <w:lang w:val="vi-VN"/>
        </w:rPr>
        <w:t>KHOA CÔNG NGHỆ PHẦN MỀM</w:t>
      </w:r>
      <w:bookmarkEnd w:id="1"/>
    </w:p>
    <w:p w:rsidR="00860F84" w:rsidRPr="00A26545" w:rsidRDefault="008E184B" w:rsidP="00860F84">
      <w:pPr>
        <w:tabs>
          <w:tab w:val="center" w:pos="3420"/>
        </w:tabs>
        <w:spacing w:line="360" w:lineRule="auto"/>
        <w:ind w:right="-51"/>
        <w:jc w:val="center"/>
        <w:rPr>
          <w:szCs w:val="26"/>
        </w:rPr>
      </w:pPr>
      <w:ins w:id="2" w:author="abc" w:date="2018-07-02T00:49:00Z">
        <w:r>
          <w:rPr>
            <w:noProof/>
          </w:rPr>
          <w:drawing>
            <wp:anchor distT="0" distB="0" distL="114300" distR="114300" simplePos="0" relativeHeight="251665408" behindDoc="0" locked="0" layoutInCell="1" allowOverlap="1" wp14:anchorId="7D70485B" wp14:editId="5794C7D0">
              <wp:simplePos x="0" y="0"/>
              <wp:positionH relativeFrom="margin">
                <wp:align>center</wp:align>
              </wp:positionH>
              <wp:positionV relativeFrom="paragraph">
                <wp:posOffset>231775</wp:posOffset>
              </wp:positionV>
              <wp:extent cx="2571750" cy="2571750"/>
              <wp:effectExtent l="0" t="0" r="0" b="0"/>
              <wp:wrapTopAndBottom/>
              <wp:docPr id="18" name="Picture 18"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anchor>
          </w:drawing>
        </w:r>
      </w:ins>
      <w:r w:rsidR="00860F84" w:rsidRPr="00A26545">
        <w:rPr>
          <w:szCs w:val="26"/>
        </w:rPr>
        <w:t>-----</w:t>
      </w:r>
      <w:r w:rsidR="00860F84" w:rsidRPr="00A26545">
        <w:rPr>
          <w:szCs w:val="26"/>
        </w:rPr>
        <w:sym w:font="Wingdings" w:char="F09A"/>
      </w:r>
      <w:r w:rsidR="00860F84" w:rsidRPr="00A26545">
        <w:rPr>
          <w:szCs w:val="26"/>
        </w:rPr>
        <w:sym w:font="Wingdings" w:char="F09B"/>
      </w:r>
      <w:r w:rsidR="00860F84" w:rsidRPr="00A26545">
        <w:rPr>
          <w:szCs w:val="26"/>
        </w:rPr>
        <w:sym w:font="Wingdings" w:char="F026"/>
      </w:r>
      <w:r w:rsidR="00860F84" w:rsidRPr="00A26545">
        <w:rPr>
          <w:szCs w:val="26"/>
        </w:rPr>
        <w:sym w:font="Wingdings" w:char="F09A"/>
      </w:r>
      <w:r w:rsidR="00860F84" w:rsidRPr="00A26545">
        <w:rPr>
          <w:szCs w:val="26"/>
        </w:rPr>
        <w:sym w:font="Wingdings" w:char="F09B"/>
      </w:r>
      <w:r w:rsidR="00860F84" w:rsidRPr="00A26545">
        <w:rPr>
          <w:szCs w:val="26"/>
        </w:rPr>
        <w:t>-----</w:t>
      </w:r>
    </w:p>
    <w:p w:rsidR="00E77B6F" w:rsidRDefault="006D6D63" w:rsidP="006D6D63">
      <w:pPr>
        <w:jc w:val="center"/>
        <w:rPr>
          <w:b/>
          <w:sz w:val="40"/>
          <w:szCs w:val="40"/>
        </w:rPr>
      </w:pPr>
      <w:r w:rsidRPr="006D6D63">
        <w:rPr>
          <w:b/>
          <w:sz w:val="40"/>
          <w:szCs w:val="40"/>
        </w:rPr>
        <w:t>ĐỒ ÁN MÔN HỌC</w:t>
      </w:r>
    </w:p>
    <w:p w:rsidR="006D6D63" w:rsidRPr="006D6D63" w:rsidRDefault="006D6D63" w:rsidP="006D6D63">
      <w:pPr>
        <w:jc w:val="center"/>
        <w:rPr>
          <w:sz w:val="36"/>
          <w:szCs w:val="36"/>
        </w:rPr>
      </w:pPr>
      <w:r w:rsidRPr="006D6D63">
        <w:rPr>
          <w:sz w:val="36"/>
          <w:szCs w:val="36"/>
        </w:rPr>
        <w:t>ĐỀ TÀI:</w:t>
      </w:r>
    </w:p>
    <w:p w:rsidR="006D6D63" w:rsidRDefault="006D6D63" w:rsidP="006D6D63">
      <w:pPr>
        <w:jc w:val="center"/>
        <w:rPr>
          <w:sz w:val="36"/>
          <w:szCs w:val="36"/>
        </w:rPr>
      </w:pPr>
      <w:r w:rsidRPr="006D6D63">
        <w:rPr>
          <w:sz w:val="36"/>
          <w:szCs w:val="36"/>
        </w:rPr>
        <w:t>ỨNG DỤNG MÔ PHỎNG ĐỒ THỊ</w:t>
      </w:r>
    </w:p>
    <w:p w:rsidR="006D6D63" w:rsidRDefault="006D6D63" w:rsidP="00860F84">
      <w:pPr>
        <w:jc w:val="center"/>
        <w:rPr>
          <w:b/>
          <w:sz w:val="36"/>
          <w:szCs w:val="36"/>
        </w:rPr>
      </w:pPr>
      <w:r>
        <w:rPr>
          <w:b/>
          <w:sz w:val="36"/>
          <w:szCs w:val="36"/>
        </w:rPr>
        <w:t>Sinh viên thực hiện:</w:t>
      </w:r>
    </w:p>
    <w:p w:rsidR="006D6D63" w:rsidRDefault="006D6D63" w:rsidP="00860F84">
      <w:pPr>
        <w:jc w:val="center"/>
        <w:rPr>
          <w:sz w:val="28"/>
          <w:szCs w:val="28"/>
        </w:rPr>
      </w:pPr>
      <w:r>
        <w:rPr>
          <w:sz w:val="28"/>
          <w:szCs w:val="28"/>
        </w:rPr>
        <w:t>Phạm Thanh Đức</w:t>
      </w:r>
    </w:p>
    <w:p w:rsidR="006D6D63" w:rsidRDefault="006D6D63" w:rsidP="00860F84">
      <w:pPr>
        <w:jc w:val="center"/>
        <w:rPr>
          <w:sz w:val="28"/>
          <w:szCs w:val="28"/>
        </w:rPr>
      </w:pPr>
      <w:r>
        <w:rPr>
          <w:sz w:val="28"/>
          <w:szCs w:val="28"/>
        </w:rPr>
        <w:t>Nguyễn Thành Công</w:t>
      </w:r>
    </w:p>
    <w:p w:rsidR="006D6D63" w:rsidRDefault="006D6D63" w:rsidP="00860F84">
      <w:pPr>
        <w:jc w:val="center"/>
        <w:rPr>
          <w:b/>
          <w:sz w:val="36"/>
          <w:szCs w:val="36"/>
        </w:rPr>
      </w:pPr>
      <w:r>
        <w:rPr>
          <w:b/>
          <w:sz w:val="36"/>
          <w:szCs w:val="36"/>
        </w:rPr>
        <w:t>Giảng viên hướng dẫn:</w:t>
      </w:r>
    </w:p>
    <w:p w:rsidR="006D6D63" w:rsidRDefault="006D6D63" w:rsidP="00860F84">
      <w:pPr>
        <w:jc w:val="center"/>
        <w:rPr>
          <w:sz w:val="28"/>
          <w:szCs w:val="28"/>
        </w:rPr>
      </w:pPr>
      <w:r>
        <w:rPr>
          <w:sz w:val="28"/>
          <w:szCs w:val="28"/>
        </w:rPr>
        <w:t>GV Lí thuyết: Huỳnh Tuấn Anh</w:t>
      </w:r>
    </w:p>
    <w:p w:rsidR="00437693" w:rsidRDefault="006D6D63" w:rsidP="00860F84">
      <w:pPr>
        <w:jc w:val="center"/>
        <w:rPr>
          <w:sz w:val="28"/>
          <w:szCs w:val="28"/>
        </w:rPr>
      </w:pPr>
      <w:r>
        <w:rPr>
          <w:sz w:val="28"/>
          <w:szCs w:val="28"/>
        </w:rPr>
        <w:t>GV Thực hành: Nguyễn Tấn Toàn</w:t>
      </w:r>
    </w:p>
    <w:p w:rsidR="008E184B" w:rsidRDefault="008E184B" w:rsidP="00860F84">
      <w:pPr>
        <w:jc w:val="center"/>
        <w:rPr>
          <w:sz w:val="28"/>
          <w:szCs w:val="28"/>
        </w:rPr>
      </w:pPr>
    </w:p>
    <w:p w:rsidR="008E184B" w:rsidRDefault="008E184B" w:rsidP="00860F84">
      <w:pPr>
        <w:jc w:val="center"/>
        <w:rPr>
          <w:sz w:val="28"/>
          <w:szCs w:val="28"/>
        </w:rPr>
      </w:pPr>
      <w:r>
        <w:rPr>
          <w:sz w:val="28"/>
          <w:szCs w:val="28"/>
        </w:rPr>
        <w:t>TPHCM, Tháng 12 Năm 2019</w:t>
      </w:r>
    </w:p>
    <w:p w:rsidR="00CF35EB" w:rsidRDefault="00CF35EB">
      <w:pPr>
        <w:rPr>
          <w:sz w:val="28"/>
          <w:szCs w:val="28"/>
        </w:rPr>
      </w:pPr>
    </w:p>
    <w:p w:rsidR="000A7979" w:rsidRDefault="000A7979" w:rsidP="000A7979">
      <w:pPr>
        <w:rPr>
          <w:rFonts w:asciiTheme="majorHAnsi" w:eastAsiaTheme="majorEastAsia" w:hAnsiTheme="majorHAnsi" w:cstheme="majorBidi"/>
          <w:color w:val="2E74B5" w:themeColor="accent1" w:themeShade="BF"/>
          <w:sz w:val="32"/>
          <w:szCs w:val="32"/>
        </w:rPr>
      </w:pPr>
    </w:p>
    <w:p w:rsidR="000A7979" w:rsidRPr="000A7979" w:rsidRDefault="000A7979" w:rsidP="000A7979">
      <w:pPr>
        <w:rPr>
          <w:sz w:val="28"/>
          <w:szCs w:val="28"/>
        </w:rPr>
      </w:pPr>
    </w:p>
    <w:p w:rsidR="00CF35EB" w:rsidRDefault="00CF35EB" w:rsidP="00CF35EB">
      <w:pPr>
        <w:tabs>
          <w:tab w:val="left" w:pos="2490"/>
        </w:tabs>
        <w:spacing w:line="360" w:lineRule="auto"/>
        <w:jc w:val="center"/>
        <w:rPr>
          <w:b/>
          <w:sz w:val="36"/>
          <w:szCs w:val="36"/>
        </w:rPr>
      </w:pPr>
    </w:p>
    <w:p w:rsidR="00CF35EB" w:rsidRDefault="00CF35EB" w:rsidP="00CF35EB">
      <w:pPr>
        <w:tabs>
          <w:tab w:val="left" w:pos="2490"/>
        </w:tabs>
        <w:spacing w:line="360" w:lineRule="auto"/>
        <w:jc w:val="center"/>
        <w:rPr>
          <w:b/>
          <w:sz w:val="36"/>
          <w:szCs w:val="36"/>
        </w:rPr>
      </w:pPr>
    </w:p>
    <w:p w:rsidR="00CF35EB" w:rsidRDefault="00CF35EB" w:rsidP="00CF35EB">
      <w:pPr>
        <w:tabs>
          <w:tab w:val="left" w:pos="2490"/>
        </w:tabs>
        <w:spacing w:line="360" w:lineRule="auto"/>
        <w:jc w:val="center"/>
        <w:rPr>
          <w:b/>
          <w:sz w:val="36"/>
          <w:szCs w:val="36"/>
        </w:rPr>
      </w:pPr>
    </w:p>
    <w:p w:rsidR="00CF35EB" w:rsidRPr="00CF35EB" w:rsidRDefault="00CF35EB" w:rsidP="00CF35EB">
      <w:pPr>
        <w:tabs>
          <w:tab w:val="left" w:pos="2490"/>
        </w:tabs>
        <w:spacing w:line="360" w:lineRule="auto"/>
        <w:jc w:val="center"/>
        <w:rPr>
          <w:sz w:val="36"/>
          <w:szCs w:val="36"/>
        </w:rPr>
      </w:pPr>
      <w:r w:rsidRPr="00CF35EB">
        <w:rPr>
          <w:b/>
          <w:sz w:val="36"/>
          <w:szCs w:val="36"/>
        </w:rPr>
        <w:t>Lời Cảm ơn</w:t>
      </w:r>
    </w:p>
    <w:p w:rsidR="00CF35EB" w:rsidRPr="00D61F96" w:rsidRDefault="00CF35EB" w:rsidP="00CF35EB">
      <w:pPr>
        <w:tabs>
          <w:tab w:val="left" w:pos="2490"/>
        </w:tabs>
        <w:spacing w:line="360" w:lineRule="auto"/>
        <w:jc w:val="center"/>
        <w:rPr>
          <w:b/>
          <w:sz w:val="32"/>
          <w:szCs w:val="32"/>
        </w:rPr>
      </w:pPr>
    </w:p>
    <w:p w:rsidR="00CF35EB" w:rsidRPr="00CF35EB" w:rsidRDefault="00CF35EB" w:rsidP="00CF35EB">
      <w:pPr>
        <w:tabs>
          <w:tab w:val="left" w:pos="2490"/>
        </w:tabs>
        <w:spacing w:line="360" w:lineRule="auto"/>
        <w:ind w:firstLine="567"/>
        <w:jc w:val="both"/>
        <w:rPr>
          <w:sz w:val="28"/>
          <w:szCs w:val="28"/>
        </w:rPr>
      </w:pPr>
      <w:r w:rsidRPr="00CF35EB">
        <w:rPr>
          <w:sz w:val="28"/>
          <w:szCs w:val="28"/>
        </w:rPr>
        <w:t>Cảm ơn các thầy cô trong khoa công nghệ phần mềm đã tận tình giảng dạy, trang bị cho nhóm những kiến thức quý báu trong kì học vừa qua để nhóm có thể hoàn thành tốt đồ án</w:t>
      </w:r>
    </w:p>
    <w:p w:rsidR="00CF35EB" w:rsidRPr="00CF35EB" w:rsidRDefault="00CF35EB" w:rsidP="00CF35EB">
      <w:pPr>
        <w:tabs>
          <w:tab w:val="left" w:pos="2490"/>
        </w:tabs>
        <w:spacing w:line="360" w:lineRule="auto"/>
        <w:ind w:firstLine="567"/>
        <w:jc w:val="both"/>
        <w:rPr>
          <w:sz w:val="28"/>
          <w:szCs w:val="28"/>
        </w:rPr>
      </w:pPr>
      <w:r w:rsidRPr="00CF35EB">
        <w:rPr>
          <w:sz w:val="28"/>
          <w:szCs w:val="28"/>
        </w:rPr>
        <w:t>Nhóm xin chân thành cảm ơn cô Đỗ Thị Thanh Tuyền đã hướng dẫn, giúp đỡ và cung cấp tài liệu liên quan đến đồ án của nhóm.</w:t>
      </w:r>
    </w:p>
    <w:p w:rsidR="00CF35EB" w:rsidRPr="00CF35EB" w:rsidRDefault="00CF35EB" w:rsidP="00CF35EB">
      <w:pPr>
        <w:tabs>
          <w:tab w:val="left" w:pos="2490"/>
        </w:tabs>
        <w:spacing w:line="360" w:lineRule="auto"/>
        <w:ind w:firstLine="567"/>
        <w:jc w:val="both"/>
        <w:rPr>
          <w:sz w:val="28"/>
          <w:szCs w:val="28"/>
        </w:rPr>
      </w:pPr>
    </w:p>
    <w:p w:rsidR="00CF35EB" w:rsidRPr="00CF35EB" w:rsidRDefault="00CF35EB" w:rsidP="00CF35EB">
      <w:pPr>
        <w:tabs>
          <w:tab w:val="left" w:pos="2490"/>
        </w:tabs>
        <w:spacing w:line="360" w:lineRule="auto"/>
        <w:ind w:firstLine="567"/>
        <w:jc w:val="both"/>
        <w:rPr>
          <w:sz w:val="28"/>
          <w:szCs w:val="28"/>
        </w:rPr>
      </w:pPr>
      <w:r w:rsidRPr="00CF35EB">
        <w:rPr>
          <w:sz w:val="28"/>
          <w:szCs w:val="28"/>
        </w:rPr>
        <w:t>Thành phố Hồ Chí Minh, Tháng 6 năm 2018</w:t>
      </w:r>
    </w:p>
    <w:p w:rsidR="00CF35EB" w:rsidRDefault="00CF35EB" w:rsidP="00437693">
      <w:pPr>
        <w:pStyle w:val="L1"/>
      </w:pPr>
    </w:p>
    <w:p w:rsidR="00CF35EB" w:rsidRDefault="00CF35EB" w:rsidP="00437693">
      <w:pPr>
        <w:pStyle w:val="L1"/>
      </w:pPr>
    </w:p>
    <w:p w:rsidR="00CF35EB" w:rsidRDefault="00CF35EB" w:rsidP="00437693">
      <w:pPr>
        <w:pStyle w:val="L1"/>
      </w:pPr>
    </w:p>
    <w:p w:rsidR="00CF35EB" w:rsidRDefault="00CF35EB" w:rsidP="00437693">
      <w:pPr>
        <w:pStyle w:val="L1"/>
      </w:pPr>
    </w:p>
    <w:p w:rsidR="00CF35EB" w:rsidRDefault="00CF35EB" w:rsidP="00437693">
      <w:pPr>
        <w:pStyle w:val="L1"/>
      </w:pPr>
    </w:p>
    <w:p w:rsidR="00CF35EB" w:rsidRDefault="00CF35EB" w:rsidP="00437693">
      <w:pPr>
        <w:pStyle w:val="L1"/>
      </w:pPr>
    </w:p>
    <w:p w:rsidR="00CF35EB" w:rsidRDefault="00CF35EB" w:rsidP="00437693">
      <w:pPr>
        <w:pStyle w:val="L1"/>
      </w:pPr>
    </w:p>
    <w:p w:rsidR="00591665" w:rsidRDefault="00591665" w:rsidP="00437693">
      <w:pPr>
        <w:pStyle w:val="L1"/>
      </w:pPr>
    </w:p>
    <w:sdt>
      <w:sdtPr>
        <w:rPr>
          <w:rFonts w:asciiTheme="minorHAnsi" w:eastAsiaTheme="minorHAnsi" w:hAnsiTheme="minorHAnsi" w:cstheme="minorBidi"/>
          <w:color w:val="auto"/>
          <w:sz w:val="22"/>
          <w:szCs w:val="22"/>
        </w:rPr>
        <w:id w:val="-1136488055"/>
        <w:docPartObj>
          <w:docPartGallery w:val="Table of Contents"/>
          <w:docPartUnique/>
        </w:docPartObj>
      </w:sdtPr>
      <w:sdtEndPr>
        <w:rPr>
          <w:b/>
          <w:bCs/>
          <w:noProof/>
        </w:rPr>
      </w:sdtEndPr>
      <w:sdtContent>
        <w:p w:rsidR="00CF35EB" w:rsidRPr="000A7979" w:rsidRDefault="00CF35EB" w:rsidP="00CF35EB">
          <w:pPr>
            <w:pStyle w:val="TOCHeading"/>
          </w:pPr>
          <w:r>
            <w:t>Mục lục</w:t>
          </w:r>
        </w:p>
        <w:p w:rsidR="004F4C8F" w:rsidRDefault="00CF35EB">
          <w:pPr>
            <w:pStyle w:val="TOC1"/>
            <w:tabs>
              <w:tab w:val="right" w:leader="dot" w:pos="9350"/>
            </w:tabs>
            <w:rPr>
              <w:rFonts w:cstheme="minorBidi"/>
              <w:noProof/>
            </w:rPr>
          </w:pPr>
          <w:r>
            <w:fldChar w:fldCharType="begin"/>
          </w:r>
          <w:r>
            <w:instrText xml:space="preserve"> TOC \o "1-3" \h \z \u </w:instrText>
          </w:r>
          <w:r>
            <w:fldChar w:fldCharType="separate"/>
          </w:r>
          <w:hyperlink w:anchor="_Toc533053760" w:history="1">
            <w:r w:rsidR="004F4C8F" w:rsidRPr="00314A28">
              <w:rPr>
                <w:rStyle w:val="Hyperlink"/>
                <w:b/>
                <w:bCs/>
                <w:noProof/>
                <w:kern w:val="36"/>
              </w:rPr>
              <w:t>TRƯỜNG ĐẠI HỌC CÔNG NGHỆ THÔNG TIN</w:t>
            </w:r>
            <w:r w:rsidR="004F4C8F">
              <w:rPr>
                <w:noProof/>
                <w:webHidden/>
              </w:rPr>
              <w:tab/>
            </w:r>
            <w:r w:rsidR="004F4C8F">
              <w:rPr>
                <w:noProof/>
                <w:webHidden/>
              </w:rPr>
              <w:fldChar w:fldCharType="begin"/>
            </w:r>
            <w:r w:rsidR="004F4C8F">
              <w:rPr>
                <w:noProof/>
                <w:webHidden/>
              </w:rPr>
              <w:instrText xml:space="preserve"> PAGEREF _Toc533053760 \h </w:instrText>
            </w:r>
            <w:r w:rsidR="004F4C8F">
              <w:rPr>
                <w:noProof/>
                <w:webHidden/>
              </w:rPr>
            </w:r>
            <w:r w:rsidR="004F4C8F">
              <w:rPr>
                <w:noProof/>
                <w:webHidden/>
              </w:rPr>
              <w:fldChar w:fldCharType="separate"/>
            </w:r>
            <w:r w:rsidR="004F4C8F">
              <w:rPr>
                <w:noProof/>
                <w:webHidden/>
              </w:rPr>
              <w:t>1</w:t>
            </w:r>
            <w:r w:rsidR="004F4C8F">
              <w:rPr>
                <w:noProof/>
                <w:webHidden/>
              </w:rPr>
              <w:fldChar w:fldCharType="end"/>
            </w:r>
          </w:hyperlink>
        </w:p>
        <w:p w:rsidR="004F4C8F" w:rsidRDefault="004F4C8F">
          <w:pPr>
            <w:pStyle w:val="TOC1"/>
            <w:tabs>
              <w:tab w:val="right" w:leader="dot" w:pos="9350"/>
            </w:tabs>
            <w:rPr>
              <w:rFonts w:cstheme="minorBidi"/>
              <w:noProof/>
            </w:rPr>
          </w:pPr>
          <w:hyperlink w:anchor="_Toc533053761" w:history="1">
            <w:r w:rsidRPr="00314A28">
              <w:rPr>
                <w:rStyle w:val="Hyperlink"/>
                <w:b/>
                <w:bCs/>
                <w:noProof/>
                <w:kern w:val="36"/>
                <w:lang w:val="vi-VN"/>
              </w:rPr>
              <w:t>KHOA CÔNG NGHỆ PHẦN MỀM</w:t>
            </w:r>
            <w:r>
              <w:rPr>
                <w:noProof/>
                <w:webHidden/>
              </w:rPr>
              <w:tab/>
            </w:r>
            <w:r>
              <w:rPr>
                <w:noProof/>
                <w:webHidden/>
              </w:rPr>
              <w:fldChar w:fldCharType="begin"/>
            </w:r>
            <w:r>
              <w:rPr>
                <w:noProof/>
                <w:webHidden/>
              </w:rPr>
              <w:instrText xml:space="preserve"> PAGEREF _Toc533053761 \h </w:instrText>
            </w:r>
            <w:r>
              <w:rPr>
                <w:noProof/>
                <w:webHidden/>
              </w:rPr>
            </w:r>
            <w:r>
              <w:rPr>
                <w:noProof/>
                <w:webHidden/>
              </w:rPr>
              <w:fldChar w:fldCharType="separate"/>
            </w:r>
            <w:r>
              <w:rPr>
                <w:noProof/>
                <w:webHidden/>
              </w:rPr>
              <w:t>1</w:t>
            </w:r>
            <w:r>
              <w:rPr>
                <w:noProof/>
                <w:webHidden/>
              </w:rPr>
              <w:fldChar w:fldCharType="end"/>
            </w:r>
          </w:hyperlink>
        </w:p>
        <w:p w:rsidR="004F4C8F" w:rsidRPr="004F4C8F" w:rsidRDefault="004F4C8F">
          <w:pPr>
            <w:pStyle w:val="TOC1"/>
            <w:tabs>
              <w:tab w:val="right" w:leader="dot" w:pos="9350"/>
            </w:tabs>
            <w:rPr>
              <w:rFonts w:cstheme="minorBidi"/>
              <w:b/>
              <w:noProof/>
            </w:rPr>
          </w:pPr>
          <w:hyperlink w:anchor="_Toc533053762" w:history="1">
            <w:r w:rsidRPr="004F4C8F">
              <w:rPr>
                <w:rStyle w:val="Hyperlink"/>
                <w:b/>
                <w:noProof/>
              </w:rPr>
              <w:t>Chương 1: Mở đầu</w:t>
            </w:r>
            <w:r w:rsidRPr="004F4C8F">
              <w:rPr>
                <w:b/>
                <w:noProof/>
                <w:webHidden/>
              </w:rPr>
              <w:tab/>
            </w:r>
            <w:r w:rsidRPr="004F4C8F">
              <w:rPr>
                <w:b/>
                <w:noProof/>
                <w:webHidden/>
              </w:rPr>
              <w:fldChar w:fldCharType="begin"/>
            </w:r>
            <w:r w:rsidRPr="004F4C8F">
              <w:rPr>
                <w:b/>
                <w:noProof/>
                <w:webHidden/>
              </w:rPr>
              <w:instrText xml:space="preserve"> PAGEREF _Toc533053762 \h </w:instrText>
            </w:r>
            <w:r w:rsidRPr="004F4C8F">
              <w:rPr>
                <w:b/>
                <w:noProof/>
                <w:webHidden/>
              </w:rPr>
            </w:r>
            <w:r w:rsidRPr="004F4C8F">
              <w:rPr>
                <w:b/>
                <w:noProof/>
                <w:webHidden/>
              </w:rPr>
              <w:fldChar w:fldCharType="separate"/>
            </w:r>
            <w:r w:rsidRPr="004F4C8F">
              <w:rPr>
                <w:b/>
                <w:noProof/>
                <w:webHidden/>
              </w:rPr>
              <w:t>4</w:t>
            </w:r>
            <w:r w:rsidRPr="004F4C8F">
              <w:rPr>
                <w:b/>
                <w:noProof/>
                <w:webHidden/>
              </w:rPr>
              <w:fldChar w:fldCharType="end"/>
            </w:r>
          </w:hyperlink>
        </w:p>
        <w:p w:rsidR="004F4C8F" w:rsidRPr="004F4C8F" w:rsidRDefault="004F4C8F">
          <w:pPr>
            <w:pStyle w:val="TOC2"/>
            <w:tabs>
              <w:tab w:val="left" w:pos="880"/>
              <w:tab w:val="right" w:leader="dot" w:pos="9350"/>
            </w:tabs>
            <w:rPr>
              <w:rFonts w:eastAsiaTheme="minorEastAsia"/>
              <w:b/>
              <w:noProof/>
            </w:rPr>
          </w:pPr>
          <w:hyperlink w:anchor="_Toc533053763" w:history="1">
            <w:r w:rsidRPr="004F4C8F">
              <w:rPr>
                <w:rStyle w:val="Hyperlink"/>
                <w:b/>
                <w:noProof/>
              </w:rPr>
              <w:t>1.1)</w:t>
            </w:r>
            <w:r w:rsidRPr="004F4C8F">
              <w:rPr>
                <w:rFonts w:eastAsiaTheme="minorEastAsia"/>
                <w:b/>
                <w:noProof/>
              </w:rPr>
              <w:tab/>
            </w:r>
            <w:r w:rsidRPr="004F4C8F">
              <w:rPr>
                <w:rStyle w:val="Hyperlink"/>
                <w:b/>
                <w:noProof/>
              </w:rPr>
              <w:t>Thực trạng</w:t>
            </w:r>
            <w:r w:rsidRPr="004F4C8F">
              <w:rPr>
                <w:b/>
                <w:noProof/>
                <w:webHidden/>
              </w:rPr>
              <w:tab/>
            </w:r>
            <w:r w:rsidRPr="004F4C8F">
              <w:rPr>
                <w:b/>
                <w:noProof/>
                <w:webHidden/>
              </w:rPr>
              <w:fldChar w:fldCharType="begin"/>
            </w:r>
            <w:r w:rsidRPr="004F4C8F">
              <w:rPr>
                <w:b/>
                <w:noProof/>
                <w:webHidden/>
              </w:rPr>
              <w:instrText xml:space="preserve"> PAGEREF _Toc533053763 \h </w:instrText>
            </w:r>
            <w:r w:rsidRPr="004F4C8F">
              <w:rPr>
                <w:b/>
                <w:noProof/>
                <w:webHidden/>
              </w:rPr>
            </w:r>
            <w:r w:rsidRPr="004F4C8F">
              <w:rPr>
                <w:b/>
                <w:noProof/>
                <w:webHidden/>
              </w:rPr>
              <w:fldChar w:fldCharType="separate"/>
            </w:r>
            <w:r w:rsidRPr="004F4C8F">
              <w:rPr>
                <w:b/>
                <w:noProof/>
                <w:webHidden/>
              </w:rPr>
              <w:t>4</w:t>
            </w:r>
            <w:r w:rsidRPr="004F4C8F">
              <w:rPr>
                <w:b/>
                <w:noProof/>
                <w:webHidden/>
              </w:rPr>
              <w:fldChar w:fldCharType="end"/>
            </w:r>
          </w:hyperlink>
        </w:p>
        <w:p w:rsidR="004F4C8F" w:rsidRPr="004F4C8F" w:rsidRDefault="004F4C8F">
          <w:pPr>
            <w:pStyle w:val="TOC2"/>
            <w:tabs>
              <w:tab w:val="left" w:pos="880"/>
              <w:tab w:val="right" w:leader="dot" w:pos="9350"/>
            </w:tabs>
            <w:rPr>
              <w:rFonts w:eastAsiaTheme="minorEastAsia"/>
              <w:b/>
              <w:noProof/>
            </w:rPr>
          </w:pPr>
          <w:hyperlink w:anchor="_Toc533053764" w:history="1">
            <w:r w:rsidRPr="004F4C8F">
              <w:rPr>
                <w:rStyle w:val="Hyperlink"/>
                <w:b/>
                <w:noProof/>
              </w:rPr>
              <w:t>1.2)</w:t>
            </w:r>
            <w:r w:rsidRPr="004F4C8F">
              <w:rPr>
                <w:rFonts w:eastAsiaTheme="minorEastAsia"/>
                <w:b/>
                <w:noProof/>
              </w:rPr>
              <w:tab/>
            </w:r>
            <w:r w:rsidRPr="004F4C8F">
              <w:rPr>
                <w:rStyle w:val="Hyperlink"/>
                <w:b/>
                <w:noProof/>
              </w:rPr>
              <w:t>Cơ sở lý thuyết</w:t>
            </w:r>
            <w:r w:rsidRPr="004F4C8F">
              <w:rPr>
                <w:b/>
                <w:noProof/>
                <w:webHidden/>
              </w:rPr>
              <w:tab/>
            </w:r>
            <w:r w:rsidRPr="004F4C8F">
              <w:rPr>
                <w:b/>
                <w:noProof/>
                <w:webHidden/>
              </w:rPr>
              <w:fldChar w:fldCharType="begin"/>
            </w:r>
            <w:r w:rsidRPr="004F4C8F">
              <w:rPr>
                <w:b/>
                <w:noProof/>
                <w:webHidden/>
              </w:rPr>
              <w:instrText xml:space="preserve"> PAGEREF _Toc533053764 \h </w:instrText>
            </w:r>
            <w:r w:rsidRPr="004F4C8F">
              <w:rPr>
                <w:b/>
                <w:noProof/>
                <w:webHidden/>
              </w:rPr>
            </w:r>
            <w:r w:rsidRPr="004F4C8F">
              <w:rPr>
                <w:b/>
                <w:noProof/>
                <w:webHidden/>
              </w:rPr>
              <w:fldChar w:fldCharType="separate"/>
            </w:r>
            <w:r w:rsidRPr="004F4C8F">
              <w:rPr>
                <w:b/>
                <w:noProof/>
                <w:webHidden/>
              </w:rPr>
              <w:t>4</w:t>
            </w:r>
            <w:r w:rsidRPr="004F4C8F">
              <w:rPr>
                <w:b/>
                <w:noProof/>
                <w:webHidden/>
              </w:rPr>
              <w:fldChar w:fldCharType="end"/>
            </w:r>
          </w:hyperlink>
        </w:p>
        <w:p w:rsidR="004F4C8F" w:rsidRPr="004F4C8F" w:rsidRDefault="004F4C8F">
          <w:pPr>
            <w:pStyle w:val="TOC2"/>
            <w:tabs>
              <w:tab w:val="left" w:pos="880"/>
              <w:tab w:val="right" w:leader="dot" w:pos="9350"/>
            </w:tabs>
            <w:rPr>
              <w:rFonts w:eastAsiaTheme="minorEastAsia"/>
              <w:b/>
              <w:noProof/>
            </w:rPr>
          </w:pPr>
          <w:hyperlink w:anchor="_Toc533053765" w:history="1">
            <w:r w:rsidRPr="004F4C8F">
              <w:rPr>
                <w:rStyle w:val="Hyperlink"/>
                <w:b/>
                <w:noProof/>
              </w:rPr>
              <w:t>1.3)</w:t>
            </w:r>
            <w:r w:rsidRPr="004F4C8F">
              <w:rPr>
                <w:rFonts w:eastAsiaTheme="minorEastAsia"/>
                <w:b/>
                <w:noProof/>
              </w:rPr>
              <w:tab/>
            </w:r>
            <w:r w:rsidRPr="004F4C8F">
              <w:rPr>
                <w:rStyle w:val="Hyperlink"/>
                <w:b/>
                <w:noProof/>
              </w:rPr>
              <w:t>Yêu cầu sơ bộ về phần mềm</w:t>
            </w:r>
            <w:r w:rsidRPr="004F4C8F">
              <w:rPr>
                <w:b/>
                <w:noProof/>
                <w:webHidden/>
              </w:rPr>
              <w:tab/>
            </w:r>
            <w:r w:rsidRPr="004F4C8F">
              <w:rPr>
                <w:b/>
                <w:noProof/>
                <w:webHidden/>
              </w:rPr>
              <w:fldChar w:fldCharType="begin"/>
            </w:r>
            <w:r w:rsidRPr="004F4C8F">
              <w:rPr>
                <w:b/>
                <w:noProof/>
                <w:webHidden/>
              </w:rPr>
              <w:instrText xml:space="preserve"> PAGEREF _Toc533053765 \h </w:instrText>
            </w:r>
            <w:r w:rsidRPr="004F4C8F">
              <w:rPr>
                <w:b/>
                <w:noProof/>
                <w:webHidden/>
              </w:rPr>
            </w:r>
            <w:r w:rsidRPr="004F4C8F">
              <w:rPr>
                <w:b/>
                <w:noProof/>
                <w:webHidden/>
              </w:rPr>
              <w:fldChar w:fldCharType="separate"/>
            </w:r>
            <w:r w:rsidRPr="004F4C8F">
              <w:rPr>
                <w:b/>
                <w:noProof/>
                <w:webHidden/>
              </w:rPr>
              <w:t>4</w:t>
            </w:r>
            <w:r w:rsidRPr="004F4C8F">
              <w:rPr>
                <w:b/>
                <w:noProof/>
                <w:webHidden/>
              </w:rPr>
              <w:fldChar w:fldCharType="end"/>
            </w:r>
          </w:hyperlink>
        </w:p>
        <w:p w:rsidR="004F4C8F" w:rsidRPr="004F4C8F" w:rsidRDefault="004F4C8F">
          <w:pPr>
            <w:pStyle w:val="TOC3"/>
            <w:tabs>
              <w:tab w:val="right" w:leader="dot" w:pos="9350"/>
            </w:tabs>
            <w:rPr>
              <w:rFonts w:cstheme="minorBidi"/>
              <w:b/>
              <w:noProof/>
            </w:rPr>
          </w:pPr>
          <w:hyperlink w:anchor="_Toc533053766" w:history="1">
            <w:r w:rsidRPr="004F4C8F">
              <w:rPr>
                <w:rStyle w:val="Hyperlink"/>
                <w:b/>
                <w:noProof/>
              </w:rPr>
              <w:t>1.3.1) Tin học</w:t>
            </w:r>
            <w:r w:rsidRPr="004F4C8F">
              <w:rPr>
                <w:b/>
                <w:noProof/>
                <w:webHidden/>
              </w:rPr>
              <w:tab/>
            </w:r>
            <w:r w:rsidRPr="004F4C8F">
              <w:rPr>
                <w:b/>
                <w:noProof/>
                <w:webHidden/>
              </w:rPr>
              <w:fldChar w:fldCharType="begin"/>
            </w:r>
            <w:r w:rsidRPr="004F4C8F">
              <w:rPr>
                <w:b/>
                <w:noProof/>
                <w:webHidden/>
              </w:rPr>
              <w:instrText xml:space="preserve"> PAGEREF _Toc533053766 \h </w:instrText>
            </w:r>
            <w:r w:rsidRPr="004F4C8F">
              <w:rPr>
                <w:b/>
                <w:noProof/>
                <w:webHidden/>
              </w:rPr>
            </w:r>
            <w:r w:rsidRPr="004F4C8F">
              <w:rPr>
                <w:b/>
                <w:noProof/>
                <w:webHidden/>
              </w:rPr>
              <w:fldChar w:fldCharType="separate"/>
            </w:r>
            <w:r w:rsidRPr="004F4C8F">
              <w:rPr>
                <w:b/>
                <w:noProof/>
                <w:webHidden/>
              </w:rPr>
              <w:t>4</w:t>
            </w:r>
            <w:r w:rsidRPr="004F4C8F">
              <w:rPr>
                <w:b/>
                <w:noProof/>
                <w:webHidden/>
              </w:rPr>
              <w:fldChar w:fldCharType="end"/>
            </w:r>
          </w:hyperlink>
        </w:p>
        <w:p w:rsidR="004F4C8F" w:rsidRDefault="004F4C8F">
          <w:pPr>
            <w:pStyle w:val="TOC3"/>
            <w:tabs>
              <w:tab w:val="right" w:leader="dot" w:pos="9350"/>
            </w:tabs>
            <w:rPr>
              <w:rFonts w:cstheme="minorBidi"/>
              <w:noProof/>
            </w:rPr>
          </w:pPr>
          <w:hyperlink w:anchor="_Toc533053767" w:history="1">
            <w:r w:rsidRPr="00314A28">
              <w:rPr>
                <w:rStyle w:val="Hyperlink"/>
                <w:b/>
                <w:noProof/>
              </w:rPr>
              <w:t>1.3.2) Con người</w:t>
            </w:r>
            <w:r>
              <w:rPr>
                <w:noProof/>
                <w:webHidden/>
              </w:rPr>
              <w:tab/>
            </w:r>
            <w:r>
              <w:rPr>
                <w:noProof/>
                <w:webHidden/>
              </w:rPr>
              <w:fldChar w:fldCharType="begin"/>
            </w:r>
            <w:r>
              <w:rPr>
                <w:noProof/>
                <w:webHidden/>
              </w:rPr>
              <w:instrText xml:space="preserve"> PAGEREF _Toc533053767 \h </w:instrText>
            </w:r>
            <w:r>
              <w:rPr>
                <w:noProof/>
                <w:webHidden/>
              </w:rPr>
            </w:r>
            <w:r>
              <w:rPr>
                <w:noProof/>
                <w:webHidden/>
              </w:rPr>
              <w:fldChar w:fldCharType="separate"/>
            </w:r>
            <w:r>
              <w:rPr>
                <w:noProof/>
                <w:webHidden/>
              </w:rPr>
              <w:t>5</w:t>
            </w:r>
            <w:r>
              <w:rPr>
                <w:noProof/>
                <w:webHidden/>
              </w:rPr>
              <w:fldChar w:fldCharType="end"/>
            </w:r>
          </w:hyperlink>
        </w:p>
        <w:p w:rsidR="004F4C8F" w:rsidRDefault="004F4C8F">
          <w:pPr>
            <w:pStyle w:val="TOC1"/>
            <w:tabs>
              <w:tab w:val="right" w:leader="dot" w:pos="9350"/>
            </w:tabs>
            <w:rPr>
              <w:rFonts w:cstheme="minorBidi"/>
              <w:noProof/>
            </w:rPr>
          </w:pPr>
          <w:hyperlink w:anchor="_Toc533053768" w:history="1">
            <w:r w:rsidRPr="00314A28">
              <w:rPr>
                <w:rStyle w:val="Hyperlink"/>
                <w:b/>
                <w:noProof/>
              </w:rPr>
              <w:t>Chương 2: Phân tích</w:t>
            </w:r>
            <w:r>
              <w:rPr>
                <w:noProof/>
                <w:webHidden/>
              </w:rPr>
              <w:tab/>
            </w:r>
            <w:r>
              <w:rPr>
                <w:noProof/>
                <w:webHidden/>
              </w:rPr>
              <w:fldChar w:fldCharType="begin"/>
            </w:r>
            <w:r>
              <w:rPr>
                <w:noProof/>
                <w:webHidden/>
              </w:rPr>
              <w:instrText xml:space="preserve"> PAGEREF _Toc533053768 \h </w:instrText>
            </w:r>
            <w:r>
              <w:rPr>
                <w:noProof/>
                <w:webHidden/>
              </w:rPr>
            </w:r>
            <w:r>
              <w:rPr>
                <w:noProof/>
                <w:webHidden/>
              </w:rPr>
              <w:fldChar w:fldCharType="separate"/>
            </w:r>
            <w:r>
              <w:rPr>
                <w:noProof/>
                <w:webHidden/>
              </w:rPr>
              <w:t>5</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69" w:history="1">
            <w:r w:rsidRPr="00314A28">
              <w:rPr>
                <w:rStyle w:val="Hyperlink"/>
                <w:b/>
                <w:noProof/>
              </w:rPr>
              <w:t>2.1)</w:t>
            </w:r>
            <w:r>
              <w:rPr>
                <w:rFonts w:eastAsiaTheme="minorEastAsia"/>
                <w:noProof/>
              </w:rPr>
              <w:tab/>
            </w:r>
            <w:r w:rsidRPr="00314A28">
              <w:rPr>
                <w:rStyle w:val="Hyperlink"/>
                <w:b/>
                <w:noProof/>
              </w:rPr>
              <w:t>Nhu cầu</w:t>
            </w:r>
            <w:r>
              <w:rPr>
                <w:noProof/>
                <w:webHidden/>
              </w:rPr>
              <w:tab/>
            </w:r>
            <w:r>
              <w:rPr>
                <w:noProof/>
                <w:webHidden/>
              </w:rPr>
              <w:fldChar w:fldCharType="begin"/>
            </w:r>
            <w:r>
              <w:rPr>
                <w:noProof/>
                <w:webHidden/>
              </w:rPr>
              <w:instrText xml:space="preserve"> PAGEREF _Toc533053769 \h </w:instrText>
            </w:r>
            <w:r>
              <w:rPr>
                <w:noProof/>
                <w:webHidden/>
              </w:rPr>
            </w:r>
            <w:r>
              <w:rPr>
                <w:noProof/>
                <w:webHidden/>
              </w:rPr>
              <w:fldChar w:fldCharType="separate"/>
            </w:r>
            <w:r>
              <w:rPr>
                <w:noProof/>
                <w:webHidden/>
              </w:rPr>
              <w:t>5</w:t>
            </w:r>
            <w:r>
              <w:rPr>
                <w:noProof/>
                <w:webHidden/>
              </w:rPr>
              <w:fldChar w:fldCharType="end"/>
            </w:r>
          </w:hyperlink>
        </w:p>
        <w:p w:rsidR="004F4C8F" w:rsidRDefault="004F4C8F">
          <w:pPr>
            <w:pStyle w:val="TOC2"/>
            <w:tabs>
              <w:tab w:val="right" w:leader="dot" w:pos="9350"/>
            </w:tabs>
            <w:rPr>
              <w:rFonts w:eastAsiaTheme="minorEastAsia"/>
              <w:noProof/>
            </w:rPr>
          </w:pPr>
          <w:hyperlink w:anchor="_Toc533053770" w:history="1">
            <w:r w:rsidRPr="00314A28">
              <w:rPr>
                <w:rStyle w:val="Hyperlink"/>
                <w:b/>
                <w:noProof/>
              </w:rPr>
              <w:t>2.2) Chức năng</w:t>
            </w:r>
            <w:r>
              <w:rPr>
                <w:noProof/>
                <w:webHidden/>
              </w:rPr>
              <w:tab/>
            </w:r>
            <w:r>
              <w:rPr>
                <w:noProof/>
                <w:webHidden/>
              </w:rPr>
              <w:fldChar w:fldCharType="begin"/>
            </w:r>
            <w:r>
              <w:rPr>
                <w:noProof/>
                <w:webHidden/>
              </w:rPr>
              <w:instrText xml:space="preserve"> PAGEREF _Toc533053770 \h </w:instrText>
            </w:r>
            <w:r>
              <w:rPr>
                <w:noProof/>
                <w:webHidden/>
              </w:rPr>
            </w:r>
            <w:r>
              <w:rPr>
                <w:noProof/>
                <w:webHidden/>
              </w:rPr>
              <w:fldChar w:fldCharType="separate"/>
            </w:r>
            <w:r>
              <w:rPr>
                <w:noProof/>
                <w:webHidden/>
              </w:rPr>
              <w:t>6</w:t>
            </w:r>
            <w:r>
              <w:rPr>
                <w:noProof/>
                <w:webHidden/>
              </w:rPr>
              <w:fldChar w:fldCharType="end"/>
            </w:r>
          </w:hyperlink>
        </w:p>
        <w:p w:rsidR="004F4C8F" w:rsidRDefault="004F4C8F">
          <w:pPr>
            <w:pStyle w:val="TOC3"/>
            <w:tabs>
              <w:tab w:val="left" w:pos="880"/>
              <w:tab w:val="right" w:leader="dot" w:pos="9350"/>
            </w:tabs>
            <w:rPr>
              <w:rFonts w:cstheme="minorBidi"/>
              <w:noProof/>
            </w:rPr>
          </w:pPr>
          <w:hyperlink w:anchor="_Toc533053771" w:history="1">
            <w:r>
              <w:rPr>
                <w:rFonts w:cstheme="minorBidi"/>
                <w:noProof/>
              </w:rPr>
              <w:tab/>
            </w:r>
            <w:r w:rsidRPr="00314A28">
              <w:rPr>
                <w:rStyle w:val="Hyperlink"/>
                <w:b/>
                <w:noProof/>
              </w:rPr>
              <w:t>2.2.1) Vẽ</w:t>
            </w:r>
            <w:r>
              <w:rPr>
                <w:noProof/>
                <w:webHidden/>
              </w:rPr>
              <w:tab/>
            </w:r>
            <w:r>
              <w:rPr>
                <w:noProof/>
                <w:webHidden/>
              </w:rPr>
              <w:fldChar w:fldCharType="begin"/>
            </w:r>
            <w:r>
              <w:rPr>
                <w:noProof/>
                <w:webHidden/>
              </w:rPr>
              <w:instrText xml:space="preserve"> PAGEREF _Toc533053771 \h </w:instrText>
            </w:r>
            <w:r>
              <w:rPr>
                <w:noProof/>
                <w:webHidden/>
              </w:rPr>
            </w:r>
            <w:r>
              <w:rPr>
                <w:noProof/>
                <w:webHidden/>
              </w:rPr>
              <w:fldChar w:fldCharType="separate"/>
            </w:r>
            <w:r>
              <w:rPr>
                <w:noProof/>
                <w:webHidden/>
              </w:rPr>
              <w:t>6</w:t>
            </w:r>
            <w:r>
              <w:rPr>
                <w:noProof/>
                <w:webHidden/>
              </w:rPr>
              <w:fldChar w:fldCharType="end"/>
            </w:r>
          </w:hyperlink>
        </w:p>
        <w:p w:rsidR="004F4C8F" w:rsidRDefault="004F4C8F">
          <w:pPr>
            <w:pStyle w:val="TOC3"/>
            <w:tabs>
              <w:tab w:val="right" w:leader="dot" w:pos="9350"/>
            </w:tabs>
            <w:rPr>
              <w:rFonts w:cstheme="minorBidi"/>
              <w:noProof/>
            </w:rPr>
          </w:pPr>
          <w:hyperlink w:anchor="_Toc533053772" w:history="1">
            <w:r w:rsidRPr="00314A28">
              <w:rPr>
                <w:rStyle w:val="Hyperlink"/>
                <w:b/>
                <w:noProof/>
              </w:rPr>
              <w:t>2.2.2) Phóng to, thu nhỏ</w:t>
            </w:r>
            <w:r>
              <w:rPr>
                <w:noProof/>
                <w:webHidden/>
              </w:rPr>
              <w:tab/>
            </w:r>
            <w:r>
              <w:rPr>
                <w:noProof/>
                <w:webHidden/>
              </w:rPr>
              <w:fldChar w:fldCharType="begin"/>
            </w:r>
            <w:r>
              <w:rPr>
                <w:noProof/>
                <w:webHidden/>
              </w:rPr>
              <w:instrText xml:space="preserve"> PAGEREF _Toc533053772 \h </w:instrText>
            </w:r>
            <w:r>
              <w:rPr>
                <w:noProof/>
                <w:webHidden/>
              </w:rPr>
            </w:r>
            <w:r>
              <w:rPr>
                <w:noProof/>
                <w:webHidden/>
              </w:rPr>
              <w:fldChar w:fldCharType="separate"/>
            </w:r>
            <w:r>
              <w:rPr>
                <w:noProof/>
                <w:webHidden/>
              </w:rPr>
              <w:t>7</w:t>
            </w:r>
            <w:r>
              <w:rPr>
                <w:noProof/>
                <w:webHidden/>
              </w:rPr>
              <w:fldChar w:fldCharType="end"/>
            </w:r>
          </w:hyperlink>
        </w:p>
        <w:p w:rsidR="004F4C8F" w:rsidRDefault="004F4C8F">
          <w:pPr>
            <w:pStyle w:val="TOC3"/>
            <w:tabs>
              <w:tab w:val="left" w:pos="1320"/>
              <w:tab w:val="right" w:leader="dot" w:pos="9350"/>
            </w:tabs>
            <w:rPr>
              <w:rFonts w:cstheme="minorBidi"/>
              <w:noProof/>
            </w:rPr>
          </w:pPr>
          <w:hyperlink w:anchor="_Toc533053773" w:history="1">
            <w:r w:rsidRPr="00314A28">
              <w:rPr>
                <w:rStyle w:val="Hyperlink"/>
                <w:b/>
                <w:noProof/>
              </w:rPr>
              <w:t>2.2.3)</w:t>
            </w:r>
            <w:r>
              <w:rPr>
                <w:rFonts w:cstheme="minorBidi"/>
                <w:noProof/>
              </w:rPr>
              <w:tab/>
            </w:r>
            <w:r w:rsidRPr="00314A28">
              <w:rPr>
                <w:rStyle w:val="Hyperlink"/>
                <w:b/>
                <w:noProof/>
              </w:rPr>
              <w:t>Tuỳ chỉnh khoảng các giữa các điểm trên trục toạ độ với k:</w:t>
            </w:r>
            <w:r>
              <w:rPr>
                <w:noProof/>
                <w:webHidden/>
              </w:rPr>
              <w:tab/>
            </w:r>
            <w:r>
              <w:rPr>
                <w:noProof/>
                <w:webHidden/>
              </w:rPr>
              <w:fldChar w:fldCharType="begin"/>
            </w:r>
            <w:r>
              <w:rPr>
                <w:noProof/>
                <w:webHidden/>
              </w:rPr>
              <w:instrText xml:space="preserve"> PAGEREF _Toc533053773 \h </w:instrText>
            </w:r>
            <w:r>
              <w:rPr>
                <w:noProof/>
                <w:webHidden/>
              </w:rPr>
            </w:r>
            <w:r>
              <w:rPr>
                <w:noProof/>
                <w:webHidden/>
              </w:rPr>
              <w:fldChar w:fldCharType="separate"/>
            </w:r>
            <w:r>
              <w:rPr>
                <w:noProof/>
                <w:webHidden/>
              </w:rPr>
              <w:t>7</w:t>
            </w:r>
            <w:r>
              <w:rPr>
                <w:noProof/>
                <w:webHidden/>
              </w:rPr>
              <w:fldChar w:fldCharType="end"/>
            </w:r>
          </w:hyperlink>
        </w:p>
        <w:p w:rsidR="004F4C8F" w:rsidRPr="004F4C8F" w:rsidRDefault="004F4C8F">
          <w:pPr>
            <w:pStyle w:val="TOC2"/>
            <w:tabs>
              <w:tab w:val="right" w:leader="dot" w:pos="9350"/>
            </w:tabs>
            <w:rPr>
              <w:rFonts w:eastAsiaTheme="minorEastAsia"/>
              <w:b/>
              <w:noProof/>
            </w:rPr>
          </w:pPr>
          <w:hyperlink w:anchor="_Toc533053774" w:history="1">
            <w:r w:rsidRPr="004F4C8F">
              <w:rPr>
                <w:rStyle w:val="Hyperlink"/>
                <w:b/>
                <w:noProof/>
              </w:rPr>
              <w:t>2.3) Mô hình hoá</w:t>
            </w:r>
            <w:r w:rsidRPr="004F4C8F">
              <w:rPr>
                <w:b/>
                <w:noProof/>
                <w:webHidden/>
              </w:rPr>
              <w:tab/>
            </w:r>
            <w:r w:rsidRPr="004F4C8F">
              <w:rPr>
                <w:b/>
                <w:noProof/>
                <w:webHidden/>
              </w:rPr>
              <w:fldChar w:fldCharType="begin"/>
            </w:r>
            <w:r w:rsidRPr="004F4C8F">
              <w:rPr>
                <w:b/>
                <w:noProof/>
                <w:webHidden/>
              </w:rPr>
              <w:instrText xml:space="preserve"> PAGEREF _Toc533053774 \h </w:instrText>
            </w:r>
            <w:r w:rsidRPr="004F4C8F">
              <w:rPr>
                <w:b/>
                <w:noProof/>
                <w:webHidden/>
              </w:rPr>
            </w:r>
            <w:r w:rsidRPr="004F4C8F">
              <w:rPr>
                <w:b/>
                <w:noProof/>
                <w:webHidden/>
              </w:rPr>
              <w:fldChar w:fldCharType="separate"/>
            </w:r>
            <w:r w:rsidRPr="004F4C8F">
              <w:rPr>
                <w:b/>
                <w:noProof/>
                <w:webHidden/>
              </w:rPr>
              <w:t>8</w:t>
            </w:r>
            <w:r w:rsidRPr="004F4C8F">
              <w:rPr>
                <w:b/>
                <w:noProof/>
                <w:webHidden/>
              </w:rPr>
              <w:fldChar w:fldCharType="end"/>
            </w:r>
          </w:hyperlink>
        </w:p>
        <w:p w:rsidR="004F4C8F" w:rsidRPr="004F4C8F" w:rsidRDefault="004F4C8F">
          <w:pPr>
            <w:pStyle w:val="TOC3"/>
            <w:tabs>
              <w:tab w:val="right" w:leader="dot" w:pos="9350"/>
            </w:tabs>
            <w:rPr>
              <w:rFonts w:cstheme="minorBidi"/>
              <w:b/>
              <w:noProof/>
            </w:rPr>
          </w:pPr>
          <w:hyperlink w:anchor="_Toc533053775" w:history="1">
            <w:r w:rsidRPr="004F4C8F">
              <w:rPr>
                <w:rStyle w:val="Hyperlink"/>
                <w:b/>
                <w:noProof/>
              </w:rPr>
              <w:t>2.3.1) Use-Case 1:</w:t>
            </w:r>
            <w:r w:rsidRPr="004F4C8F">
              <w:rPr>
                <w:b/>
                <w:noProof/>
                <w:webHidden/>
              </w:rPr>
              <w:tab/>
            </w:r>
            <w:r w:rsidRPr="004F4C8F">
              <w:rPr>
                <w:b/>
                <w:noProof/>
                <w:webHidden/>
              </w:rPr>
              <w:fldChar w:fldCharType="begin"/>
            </w:r>
            <w:r w:rsidRPr="004F4C8F">
              <w:rPr>
                <w:b/>
                <w:noProof/>
                <w:webHidden/>
              </w:rPr>
              <w:instrText xml:space="preserve"> PAGEREF _Toc533053775 \h </w:instrText>
            </w:r>
            <w:r w:rsidRPr="004F4C8F">
              <w:rPr>
                <w:b/>
                <w:noProof/>
                <w:webHidden/>
              </w:rPr>
            </w:r>
            <w:r w:rsidRPr="004F4C8F">
              <w:rPr>
                <w:b/>
                <w:noProof/>
                <w:webHidden/>
              </w:rPr>
              <w:fldChar w:fldCharType="separate"/>
            </w:r>
            <w:r w:rsidRPr="004F4C8F">
              <w:rPr>
                <w:b/>
                <w:noProof/>
                <w:webHidden/>
              </w:rPr>
              <w:t>9</w:t>
            </w:r>
            <w:r w:rsidRPr="004F4C8F">
              <w:rPr>
                <w:b/>
                <w:noProof/>
                <w:webHidden/>
              </w:rPr>
              <w:fldChar w:fldCharType="end"/>
            </w:r>
          </w:hyperlink>
        </w:p>
        <w:p w:rsidR="004F4C8F" w:rsidRPr="004F4C8F" w:rsidRDefault="004F4C8F">
          <w:pPr>
            <w:pStyle w:val="TOC3"/>
            <w:tabs>
              <w:tab w:val="left" w:pos="1320"/>
              <w:tab w:val="right" w:leader="dot" w:pos="9350"/>
            </w:tabs>
            <w:rPr>
              <w:rFonts w:cstheme="minorBidi"/>
              <w:b/>
              <w:noProof/>
            </w:rPr>
          </w:pPr>
          <w:hyperlink w:anchor="_Toc533053776" w:history="1">
            <w:r w:rsidRPr="004F4C8F">
              <w:rPr>
                <w:rStyle w:val="Hyperlink"/>
                <w:b/>
                <w:noProof/>
              </w:rPr>
              <w:t>2.3.2)</w:t>
            </w:r>
            <w:r w:rsidRPr="004F4C8F">
              <w:rPr>
                <w:rFonts w:cstheme="minorBidi"/>
                <w:b/>
                <w:noProof/>
              </w:rPr>
              <w:tab/>
            </w:r>
            <w:r w:rsidRPr="004F4C8F">
              <w:rPr>
                <w:rStyle w:val="Hyperlink"/>
                <w:b/>
                <w:noProof/>
              </w:rPr>
              <w:t>Use-Case 2</w:t>
            </w:r>
            <w:r w:rsidRPr="004F4C8F">
              <w:rPr>
                <w:b/>
                <w:noProof/>
                <w:webHidden/>
              </w:rPr>
              <w:tab/>
            </w:r>
            <w:r w:rsidRPr="004F4C8F">
              <w:rPr>
                <w:b/>
                <w:noProof/>
                <w:webHidden/>
              </w:rPr>
              <w:fldChar w:fldCharType="begin"/>
            </w:r>
            <w:r w:rsidRPr="004F4C8F">
              <w:rPr>
                <w:b/>
                <w:noProof/>
                <w:webHidden/>
              </w:rPr>
              <w:instrText xml:space="preserve"> PAGEREF _Toc533053776 \h </w:instrText>
            </w:r>
            <w:r w:rsidRPr="004F4C8F">
              <w:rPr>
                <w:b/>
                <w:noProof/>
                <w:webHidden/>
              </w:rPr>
            </w:r>
            <w:r w:rsidRPr="004F4C8F">
              <w:rPr>
                <w:b/>
                <w:noProof/>
                <w:webHidden/>
              </w:rPr>
              <w:fldChar w:fldCharType="separate"/>
            </w:r>
            <w:r w:rsidRPr="004F4C8F">
              <w:rPr>
                <w:b/>
                <w:noProof/>
                <w:webHidden/>
              </w:rPr>
              <w:t>10</w:t>
            </w:r>
            <w:r w:rsidRPr="004F4C8F">
              <w:rPr>
                <w:b/>
                <w:noProof/>
                <w:webHidden/>
              </w:rPr>
              <w:fldChar w:fldCharType="end"/>
            </w:r>
          </w:hyperlink>
        </w:p>
        <w:p w:rsidR="004F4C8F" w:rsidRDefault="004F4C8F">
          <w:pPr>
            <w:pStyle w:val="TOC1"/>
            <w:tabs>
              <w:tab w:val="right" w:leader="dot" w:pos="9350"/>
            </w:tabs>
            <w:rPr>
              <w:rFonts w:cstheme="minorBidi"/>
              <w:noProof/>
            </w:rPr>
          </w:pPr>
          <w:hyperlink w:anchor="_Toc533053777" w:history="1">
            <w:r w:rsidRPr="00314A28">
              <w:rPr>
                <w:rStyle w:val="Hyperlink"/>
                <w:b/>
                <w:noProof/>
              </w:rPr>
              <w:t>Chương 3: Thiết kế</w:t>
            </w:r>
            <w:r>
              <w:rPr>
                <w:noProof/>
                <w:webHidden/>
              </w:rPr>
              <w:tab/>
            </w:r>
            <w:r>
              <w:rPr>
                <w:noProof/>
                <w:webHidden/>
              </w:rPr>
              <w:fldChar w:fldCharType="begin"/>
            </w:r>
            <w:r>
              <w:rPr>
                <w:noProof/>
                <w:webHidden/>
              </w:rPr>
              <w:instrText xml:space="preserve"> PAGEREF _Toc533053777 \h </w:instrText>
            </w:r>
            <w:r>
              <w:rPr>
                <w:noProof/>
                <w:webHidden/>
              </w:rPr>
            </w:r>
            <w:r>
              <w:rPr>
                <w:noProof/>
                <w:webHidden/>
              </w:rPr>
              <w:fldChar w:fldCharType="separate"/>
            </w:r>
            <w:r>
              <w:rPr>
                <w:noProof/>
                <w:webHidden/>
              </w:rPr>
              <w:t>10</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78" w:history="1">
            <w:r w:rsidRPr="00314A28">
              <w:rPr>
                <w:rStyle w:val="Hyperlink"/>
                <w:b/>
                <w:noProof/>
              </w:rPr>
              <w:t>3.1)</w:t>
            </w:r>
            <w:r>
              <w:rPr>
                <w:rFonts w:eastAsiaTheme="minorEastAsia"/>
                <w:noProof/>
              </w:rPr>
              <w:tab/>
            </w:r>
            <w:r w:rsidRPr="00314A28">
              <w:rPr>
                <w:rStyle w:val="Hyperlink"/>
                <w:b/>
                <w:noProof/>
              </w:rPr>
              <w:t>Sơ đồ lớp</w:t>
            </w:r>
            <w:r>
              <w:rPr>
                <w:noProof/>
                <w:webHidden/>
              </w:rPr>
              <w:tab/>
            </w:r>
            <w:r>
              <w:rPr>
                <w:noProof/>
                <w:webHidden/>
              </w:rPr>
              <w:fldChar w:fldCharType="begin"/>
            </w:r>
            <w:r>
              <w:rPr>
                <w:noProof/>
                <w:webHidden/>
              </w:rPr>
              <w:instrText xml:space="preserve"> PAGEREF _Toc533053778 \h </w:instrText>
            </w:r>
            <w:r>
              <w:rPr>
                <w:noProof/>
                <w:webHidden/>
              </w:rPr>
            </w:r>
            <w:r>
              <w:rPr>
                <w:noProof/>
                <w:webHidden/>
              </w:rPr>
              <w:fldChar w:fldCharType="separate"/>
            </w:r>
            <w:r>
              <w:rPr>
                <w:noProof/>
                <w:webHidden/>
              </w:rPr>
              <w:t>10</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79" w:history="1">
            <w:r w:rsidRPr="00314A28">
              <w:rPr>
                <w:rStyle w:val="Hyperlink"/>
                <w:b/>
                <w:noProof/>
              </w:rPr>
              <w:t>3.2)</w:t>
            </w:r>
            <w:r>
              <w:rPr>
                <w:rFonts w:eastAsiaTheme="minorEastAsia"/>
                <w:noProof/>
              </w:rPr>
              <w:tab/>
            </w:r>
            <w:r w:rsidRPr="00314A28">
              <w:rPr>
                <w:rStyle w:val="Hyperlink"/>
                <w:b/>
                <w:noProof/>
              </w:rPr>
              <w:t>Thiết kế giao diện (đưa giao diện chính)</w:t>
            </w:r>
            <w:r>
              <w:rPr>
                <w:noProof/>
                <w:webHidden/>
              </w:rPr>
              <w:tab/>
            </w:r>
            <w:r>
              <w:rPr>
                <w:noProof/>
                <w:webHidden/>
              </w:rPr>
              <w:fldChar w:fldCharType="begin"/>
            </w:r>
            <w:r>
              <w:rPr>
                <w:noProof/>
                <w:webHidden/>
              </w:rPr>
              <w:instrText xml:space="preserve"> PAGEREF _Toc533053779 \h </w:instrText>
            </w:r>
            <w:r>
              <w:rPr>
                <w:noProof/>
                <w:webHidden/>
              </w:rPr>
            </w:r>
            <w:r>
              <w:rPr>
                <w:noProof/>
                <w:webHidden/>
              </w:rPr>
              <w:fldChar w:fldCharType="separate"/>
            </w:r>
            <w:r>
              <w:rPr>
                <w:noProof/>
                <w:webHidden/>
              </w:rPr>
              <w:t>11</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80" w:history="1">
            <w:r w:rsidRPr="00314A28">
              <w:rPr>
                <w:rStyle w:val="Hyperlink"/>
                <w:b/>
                <w:noProof/>
              </w:rPr>
              <w:t>3.3)</w:t>
            </w:r>
            <w:r>
              <w:rPr>
                <w:rFonts w:eastAsiaTheme="minorEastAsia"/>
                <w:noProof/>
              </w:rPr>
              <w:tab/>
            </w:r>
            <w:r w:rsidRPr="00314A28">
              <w:rPr>
                <w:rStyle w:val="Hyperlink"/>
                <w:b/>
                <w:noProof/>
              </w:rPr>
              <w:t>Thiết kế xử lý</w:t>
            </w:r>
            <w:r>
              <w:rPr>
                <w:noProof/>
                <w:webHidden/>
              </w:rPr>
              <w:tab/>
            </w:r>
            <w:r>
              <w:rPr>
                <w:noProof/>
                <w:webHidden/>
              </w:rPr>
              <w:fldChar w:fldCharType="begin"/>
            </w:r>
            <w:r>
              <w:rPr>
                <w:noProof/>
                <w:webHidden/>
              </w:rPr>
              <w:instrText xml:space="preserve"> PAGEREF _Toc533053780 \h </w:instrText>
            </w:r>
            <w:r>
              <w:rPr>
                <w:noProof/>
                <w:webHidden/>
              </w:rPr>
            </w:r>
            <w:r>
              <w:rPr>
                <w:noProof/>
                <w:webHidden/>
              </w:rPr>
              <w:fldChar w:fldCharType="separate"/>
            </w:r>
            <w:r>
              <w:rPr>
                <w:noProof/>
                <w:webHidden/>
              </w:rPr>
              <w:t>11</w:t>
            </w:r>
            <w:r>
              <w:rPr>
                <w:noProof/>
                <w:webHidden/>
              </w:rPr>
              <w:fldChar w:fldCharType="end"/>
            </w:r>
          </w:hyperlink>
        </w:p>
        <w:p w:rsidR="004F4C8F" w:rsidRDefault="004F4C8F">
          <w:pPr>
            <w:pStyle w:val="TOC2"/>
            <w:tabs>
              <w:tab w:val="right" w:leader="dot" w:pos="9350"/>
            </w:tabs>
            <w:rPr>
              <w:rFonts w:eastAsiaTheme="minorEastAsia"/>
              <w:noProof/>
            </w:rPr>
          </w:pPr>
          <w:hyperlink w:anchor="_Toc533053781" w:history="1">
            <w:r>
              <w:rPr>
                <w:noProof/>
                <w:webHidden/>
              </w:rPr>
              <w:tab/>
            </w:r>
            <w:r>
              <w:rPr>
                <w:noProof/>
                <w:webHidden/>
              </w:rPr>
              <w:fldChar w:fldCharType="begin"/>
            </w:r>
            <w:r>
              <w:rPr>
                <w:noProof/>
                <w:webHidden/>
              </w:rPr>
              <w:instrText xml:space="preserve"> PAGEREF _Toc533053781 \h </w:instrText>
            </w:r>
            <w:r>
              <w:rPr>
                <w:noProof/>
                <w:webHidden/>
              </w:rPr>
            </w:r>
            <w:r>
              <w:rPr>
                <w:noProof/>
                <w:webHidden/>
              </w:rPr>
              <w:fldChar w:fldCharType="separate"/>
            </w:r>
            <w:r>
              <w:rPr>
                <w:noProof/>
                <w:webHidden/>
              </w:rPr>
              <w:t>14</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82" w:history="1">
            <w:r w:rsidRPr="00314A28">
              <w:rPr>
                <w:rStyle w:val="Hyperlink"/>
                <w:b/>
                <w:noProof/>
              </w:rPr>
              <w:t>3.4)</w:t>
            </w:r>
            <w:r>
              <w:rPr>
                <w:rFonts w:eastAsiaTheme="minorEastAsia"/>
                <w:noProof/>
              </w:rPr>
              <w:tab/>
            </w:r>
            <w:r w:rsidRPr="00314A28">
              <w:rPr>
                <w:rStyle w:val="Hyperlink"/>
                <w:b/>
                <w:noProof/>
              </w:rPr>
              <w:t>Thiết kế dữ liệu</w:t>
            </w:r>
            <w:r>
              <w:rPr>
                <w:noProof/>
                <w:webHidden/>
              </w:rPr>
              <w:tab/>
            </w:r>
            <w:r>
              <w:rPr>
                <w:noProof/>
                <w:webHidden/>
              </w:rPr>
              <w:fldChar w:fldCharType="begin"/>
            </w:r>
            <w:r>
              <w:rPr>
                <w:noProof/>
                <w:webHidden/>
              </w:rPr>
              <w:instrText xml:space="preserve"> PAGEREF _Toc533053782 \h </w:instrText>
            </w:r>
            <w:r>
              <w:rPr>
                <w:noProof/>
                <w:webHidden/>
              </w:rPr>
            </w:r>
            <w:r>
              <w:rPr>
                <w:noProof/>
                <w:webHidden/>
              </w:rPr>
              <w:fldChar w:fldCharType="separate"/>
            </w:r>
            <w:r>
              <w:rPr>
                <w:noProof/>
                <w:webHidden/>
              </w:rPr>
              <w:t>15</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83" w:history="1">
            <w:r w:rsidRPr="00314A28">
              <w:rPr>
                <w:rStyle w:val="Hyperlink"/>
                <w:b/>
                <w:noProof/>
              </w:rPr>
              <w:t>3.5)</w:t>
            </w:r>
            <w:r>
              <w:rPr>
                <w:rFonts w:eastAsiaTheme="minorEastAsia"/>
                <w:noProof/>
              </w:rPr>
              <w:tab/>
            </w:r>
            <w:r w:rsidRPr="00314A28">
              <w:rPr>
                <w:rStyle w:val="Hyperlink"/>
                <w:b/>
                <w:noProof/>
              </w:rPr>
              <w:t>Thiết kế kiến trúc</w:t>
            </w:r>
            <w:r>
              <w:rPr>
                <w:noProof/>
                <w:webHidden/>
              </w:rPr>
              <w:tab/>
            </w:r>
            <w:r>
              <w:rPr>
                <w:noProof/>
                <w:webHidden/>
              </w:rPr>
              <w:fldChar w:fldCharType="begin"/>
            </w:r>
            <w:r>
              <w:rPr>
                <w:noProof/>
                <w:webHidden/>
              </w:rPr>
              <w:instrText xml:space="preserve"> PAGEREF _Toc533053783 \h </w:instrText>
            </w:r>
            <w:r>
              <w:rPr>
                <w:noProof/>
                <w:webHidden/>
              </w:rPr>
            </w:r>
            <w:r>
              <w:rPr>
                <w:noProof/>
                <w:webHidden/>
              </w:rPr>
              <w:fldChar w:fldCharType="separate"/>
            </w:r>
            <w:r>
              <w:rPr>
                <w:noProof/>
                <w:webHidden/>
              </w:rPr>
              <w:t>15</w:t>
            </w:r>
            <w:r>
              <w:rPr>
                <w:noProof/>
                <w:webHidden/>
              </w:rPr>
              <w:fldChar w:fldCharType="end"/>
            </w:r>
          </w:hyperlink>
        </w:p>
        <w:p w:rsidR="004F4C8F" w:rsidRDefault="004F4C8F">
          <w:pPr>
            <w:pStyle w:val="TOC3"/>
            <w:tabs>
              <w:tab w:val="right" w:leader="dot" w:pos="9350"/>
            </w:tabs>
            <w:rPr>
              <w:rFonts w:cstheme="minorBidi"/>
              <w:noProof/>
            </w:rPr>
          </w:pPr>
          <w:hyperlink w:anchor="_Toc533053784" w:history="1">
            <w:r w:rsidRPr="00314A28">
              <w:rPr>
                <w:rStyle w:val="Hyperlink"/>
                <w:b/>
                <w:noProof/>
              </w:rPr>
              <w:t>3.5.1) Danh sách các Component/Packages:</w:t>
            </w:r>
            <w:r>
              <w:rPr>
                <w:noProof/>
                <w:webHidden/>
              </w:rPr>
              <w:tab/>
            </w:r>
            <w:r>
              <w:rPr>
                <w:noProof/>
                <w:webHidden/>
              </w:rPr>
              <w:fldChar w:fldCharType="begin"/>
            </w:r>
            <w:r>
              <w:rPr>
                <w:noProof/>
                <w:webHidden/>
              </w:rPr>
              <w:instrText xml:space="preserve"> PAGEREF _Toc533053784 \h </w:instrText>
            </w:r>
            <w:r>
              <w:rPr>
                <w:noProof/>
                <w:webHidden/>
              </w:rPr>
            </w:r>
            <w:r>
              <w:rPr>
                <w:noProof/>
                <w:webHidden/>
              </w:rPr>
              <w:fldChar w:fldCharType="separate"/>
            </w:r>
            <w:r>
              <w:rPr>
                <w:noProof/>
                <w:webHidden/>
              </w:rPr>
              <w:t>15</w:t>
            </w:r>
            <w:r>
              <w:rPr>
                <w:noProof/>
                <w:webHidden/>
              </w:rPr>
              <w:fldChar w:fldCharType="end"/>
            </w:r>
          </w:hyperlink>
        </w:p>
        <w:p w:rsidR="004F4C8F" w:rsidRDefault="004F4C8F">
          <w:pPr>
            <w:pStyle w:val="TOC3"/>
            <w:tabs>
              <w:tab w:val="right" w:leader="dot" w:pos="9350"/>
            </w:tabs>
            <w:rPr>
              <w:rFonts w:cstheme="minorBidi"/>
              <w:noProof/>
            </w:rPr>
          </w:pPr>
          <w:hyperlink w:anchor="_Toc533053785" w:history="1">
            <w:r w:rsidRPr="00314A28">
              <w:rPr>
                <w:rStyle w:val="Hyperlink"/>
                <w:b/>
                <w:noProof/>
              </w:rPr>
              <w:t>3.5.2) Tương tác giữa các component</w:t>
            </w:r>
            <w:r>
              <w:rPr>
                <w:noProof/>
                <w:webHidden/>
              </w:rPr>
              <w:tab/>
            </w:r>
            <w:r>
              <w:rPr>
                <w:noProof/>
                <w:webHidden/>
              </w:rPr>
              <w:fldChar w:fldCharType="begin"/>
            </w:r>
            <w:r>
              <w:rPr>
                <w:noProof/>
                <w:webHidden/>
              </w:rPr>
              <w:instrText xml:space="preserve"> PAGEREF _Toc533053785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1"/>
            <w:tabs>
              <w:tab w:val="right" w:leader="dot" w:pos="9350"/>
            </w:tabs>
            <w:rPr>
              <w:rFonts w:cstheme="minorBidi"/>
              <w:noProof/>
            </w:rPr>
          </w:pPr>
          <w:hyperlink w:anchor="_Toc533053786" w:history="1">
            <w:r w:rsidRPr="00314A28">
              <w:rPr>
                <w:rStyle w:val="Hyperlink"/>
                <w:b/>
                <w:noProof/>
              </w:rPr>
              <w:t>Chương 4: Cài đặt</w:t>
            </w:r>
            <w:r>
              <w:rPr>
                <w:noProof/>
                <w:webHidden/>
              </w:rPr>
              <w:tab/>
            </w:r>
            <w:r>
              <w:rPr>
                <w:noProof/>
                <w:webHidden/>
              </w:rPr>
              <w:fldChar w:fldCharType="begin"/>
            </w:r>
            <w:r>
              <w:rPr>
                <w:noProof/>
                <w:webHidden/>
              </w:rPr>
              <w:instrText xml:space="preserve"> PAGEREF _Toc533053786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2"/>
            <w:tabs>
              <w:tab w:val="right" w:leader="dot" w:pos="9350"/>
            </w:tabs>
            <w:rPr>
              <w:rFonts w:eastAsiaTheme="minorEastAsia"/>
              <w:noProof/>
            </w:rPr>
          </w:pPr>
          <w:hyperlink w:anchor="_Toc533053787" w:history="1">
            <w:r w:rsidRPr="00314A28">
              <w:rPr>
                <w:rStyle w:val="Hyperlink"/>
                <w:b/>
                <w:noProof/>
              </w:rPr>
              <w:t>4.1) Công nghệ sử dụng</w:t>
            </w:r>
            <w:r>
              <w:rPr>
                <w:noProof/>
                <w:webHidden/>
              </w:rPr>
              <w:tab/>
            </w:r>
            <w:r>
              <w:rPr>
                <w:noProof/>
                <w:webHidden/>
              </w:rPr>
              <w:fldChar w:fldCharType="begin"/>
            </w:r>
            <w:r>
              <w:rPr>
                <w:noProof/>
                <w:webHidden/>
              </w:rPr>
              <w:instrText xml:space="preserve"> PAGEREF _Toc533053787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2"/>
            <w:tabs>
              <w:tab w:val="right" w:leader="dot" w:pos="9350"/>
            </w:tabs>
            <w:rPr>
              <w:rFonts w:eastAsiaTheme="minorEastAsia"/>
              <w:noProof/>
            </w:rPr>
          </w:pPr>
          <w:hyperlink w:anchor="_Toc533053788" w:history="1">
            <w:r w:rsidRPr="00314A28">
              <w:rPr>
                <w:rStyle w:val="Hyperlink"/>
                <w:b/>
                <w:noProof/>
              </w:rPr>
              <w:t>4.2) Vấn đề khi cài đặt</w:t>
            </w:r>
            <w:r>
              <w:rPr>
                <w:noProof/>
                <w:webHidden/>
              </w:rPr>
              <w:tab/>
            </w:r>
            <w:r>
              <w:rPr>
                <w:noProof/>
                <w:webHidden/>
              </w:rPr>
              <w:fldChar w:fldCharType="begin"/>
            </w:r>
            <w:r>
              <w:rPr>
                <w:noProof/>
                <w:webHidden/>
              </w:rPr>
              <w:instrText xml:space="preserve"> PAGEREF _Toc533053788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2"/>
            <w:tabs>
              <w:tab w:val="right" w:leader="dot" w:pos="9350"/>
            </w:tabs>
            <w:rPr>
              <w:rFonts w:eastAsiaTheme="minorEastAsia"/>
              <w:noProof/>
            </w:rPr>
          </w:pPr>
          <w:hyperlink w:anchor="_Toc533053789" w:history="1">
            <w:r w:rsidRPr="00314A28">
              <w:rPr>
                <w:rStyle w:val="Hyperlink"/>
                <w:b/>
                <w:noProof/>
              </w:rPr>
              <w:t>4.3) Mô tả giải pháp và kĩ thuật</w:t>
            </w:r>
            <w:r>
              <w:rPr>
                <w:noProof/>
                <w:webHidden/>
              </w:rPr>
              <w:tab/>
            </w:r>
            <w:r>
              <w:rPr>
                <w:noProof/>
                <w:webHidden/>
              </w:rPr>
              <w:fldChar w:fldCharType="begin"/>
            </w:r>
            <w:r>
              <w:rPr>
                <w:noProof/>
                <w:webHidden/>
              </w:rPr>
              <w:instrText xml:space="preserve"> PAGEREF _Toc533053789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1"/>
            <w:tabs>
              <w:tab w:val="right" w:leader="dot" w:pos="9350"/>
            </w:tabs>
            <w:rPr>
              <w:rFonts w:cstheme="minorBidi"/>
              <w:noProof/>
            </w:rPr>
          </w:pPr>
          <w:hyperlink w:anchor="_Toc533053790" w:history="1">
            <w:r w:rsidRPr="00314A28">
              <w:rPr>
                <w:rStyle w:val="Hyperlink"/>
                <w:b/>
                <w:noProof/>
              </w:rPr>
              <w:t>Chương 5: Kiểm thử</w:t>
            </w:r>
            <w:r>
              <w:rPr>
                <w:noProof/>
                <w:webHidden/>
              </w:rPr>
              <w:tab/>
            </w:r>
            <w:r>
              <w:rPr>
                <w:noProof/>
                <w:webHidden/>
              </w:rPr>
              <w:fldChar w:fldCharType="begin"/>
            </w:r>
            <w:r>
              <w:rPr>
                <w:noProof/>
                <w:webHidden/>
              </w:rPr>
              <w:instrText xml:space="preserve"> PAGEREF _Toc533053790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91" w:history="1">
            <w:r w:rsidRPr="00314A28">
              <w:rPr>
                <w:rStyle w:val="Hyperlink"/>
                <w:b/>
                <w:noProof/>
              </w:rPr>
              <w:t>5.1.</w:t>
            </w:r>
            <w:r>
              <w:rPr>
                <w:rFonts w:eastAsiaTheme="minorEastAsia"/>
                <w:noProof/>
              </w:rPr>
              <w:tab/>
            </w:r>
            <w:r w:rsidRPr="00314A28">
              <w:rPr>
                <w:rStyle w:val="Hyperlink"/>
                <w:b/>
                <w:noProof/>
              </w:rPr>
              <w:t>Unit Test</w:t>
            </w:r>
            <w:r>
              <w:rPr>
                <w:noProof/>
                <w:webHidden/>
              </w:rPr>
              <w:tab/>
            </w:r>
            <w:r>
              <w:rPr>
                <w:noProof/>
                <w:webHidden/>
              </w:rPr>
              <w:fldChar w:fldCharType="begin"/>
            </w:r>
            <w:r>
              <w:rPr>
                <w:noProof/>
                <w:webHidden/>
              </w:rPr>
              <w:instrText xml:space="preserve"> PAGEREF _Toc533053791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92" w:history="1">
            <w:r w:rsidRPr="00314A28">
              <w:rPr>
                <w:rStyle w:val="Hyperlink"/>
                <w:b/>
                <w:noProof/>
              </w:rPr>
              <w:t>5.2.</w:t>
            </w:r>
            <w:r>
              <w:rPr>
                <w:rFonts w:eastAsiaTheme="minorEastAsia"/>
                <w:noProof/>
              </w:rPr>
              <w:tab/>
            </w:r>
            <w:r w:rsidRPr="00314A28">
              <w:rPr>
                <w:rStyle w:val="Hyperlink"/>
                <w:b/>
                <w:noProof/>
              </w:rPr>
              <w:t>Integration Test</w:t>
            </w:r>
            <w:r>
              <w:rPr>
                <w:noProof/>
                <w:webHidden/>
              </w:rPr>
              <w:tab/>
            </w:r>
            <w:r>
              <w:rPr>
                <w:noProof/>
                <w:webHidden/>
              </w:rPr>
              <w:fldChar w:fldCharType="begin"/>
            </w:r>
            <w:r>
              <w:rPr>
                <w:noProof/>
                <w:webHidden/>
              </w:rPr>
              <w:instrText xml:space="preserve"> PAGEREF _Toc533053792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93" w:history="1">
            <w:r w:rsidRPr="00314A28">
              <w:rPr>
                <w:rStyle w:val="Hyperlink"/>
                <w:b/>
                <w:noProof/>
              </w:rPr>
              <w:t>5.3.</w:t>
            </w:r>
            <w:r>
              <w:rPr>
                <w:rFonts w:eastAsiaTheme="minorEastAsia"/>
                <w:noProof/>
              </w:rPr>
              <w:tab/>
            </w:r>
            <w:r w:rsidRPr="00314A28">
              <w:rPr>
                <w:rStyle w:val="Hyperlink"/>
                <w:b/>
                <w:noProof/>
              </w:rPr>
              <w:t>System Test</w:t>
            </w:r>
            <w:r>
              <w:rPr>
                <w:noProof/>
                <w:webHidden/>
              </w:rPr>
              <w:tab/>
            </w:r>
            <w:r>
              <w:rPr>
                <w:noProof/>
                <w:webHidden/>
              </w:rPr>
              <w:fldChar w:fldCharType="begin"/>
            </w:r>
            <w:r>
              <w:rPr>
                <w:noProof/>
                <w:webHidden/>
              </w:rPr>
              <w:instrText xml:space="preserve"> PAGEREF _Toc533053793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3"/>
            <w:tabs>
              <w:tab w:val="left" w:pos="1320"/>
              <w:tab w:val="right" w:leader="dot" w:pos="9350"/>
            </w:tabs>
            <w:rPr>
              <w:rFonts w:cstheme="minorBidi"/>
              <w:noProof/>
            </w:rPr>
          </w:pPr>
          <w:hyperlink w:anchor="_Toc533053794" w:history="1">
            <w:r w:rsidRPr="00314A28">
              <w:rPr>
                <w:rStyle w:val="Hyperlink"/>
                <w:b/>
                <w:noProof/>
              </w:rPr>
              <w:t>5.3.1.</w:t>
            </w:r>
            <w:r>
              <w:rPr>
                <w:rFonts w:cstheme="minorBidi"/>
                <w:noProof/>
              </w:rPr>
              <w:tab/>
            </w:r>
            <w:r w:rsidRPr="00314A28">
              <w:rPr>
                <w:rStyle w:val="Hyperlink"/>
                <w:b/>
                <w:noProof/>
              </w:rPr>
              <w:t>Phương pháp kiểm tra</w:t>
            </w:r>
            <w:r>
              <w:rPr>
                <w:noProof/>
                <w:webHidden/>
              </w:rPr>
              <w:tab/>
            </w:r>
            <w:r>
              <w:rPr>
                <w:noProof/>
                <w:webHidden/>
              </w:rPr>
              <w:fldChar w:fldCharType="begin"/>
            </w:r>
            <w:r>
              <w:rPr>
                <w:noProof/>
                <w:webHidden/>
              </w:rPr>
              <w:instrText xml:space="preserve"> PAGEREF _Toc533053794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1"/>
            <w:tabs>
              <w:tab w:val="right" w:leader="dot" w:pos="9350"/>
            </w:tabs>
            <w:rPr>
              <w:rFonts w:cstheme="minorBidi"/>
              <w:noProof/>
            </w:rPr>
          </w:pPr>
          <w:hyperlink w:anchor="_Toc533053795" w:history="1">
            <w:r w:rsidRPr="00314A28">
              <w:rPr>
                <w:rStyle w:val="Hyperlink"/>
                <w:b/>
                <w:noProof/>
              </w:rPr>
              <w:t>Chương 6: Tổng kết</w:t>
            </w:r>
            <w:r>
              <w:rPr>
                <w:noProof/>
                <w:webHidden/>
              </w:rPr>
              <w:tab/>
            </w:r>
            <w:r>
              <w:rPr>
                <w:noProof/>
                <w:webHidden/>
              </w:rPr>
              <w:fldChar w:fldCharType="begin"/>
            </w:r>
            <w:r>
              <w:rPr>
                <w:noProof/>
                <w:webHidden/>
              </w:rPr>
              <w:instrText xml:space="preserve"> PAGEREF _Toc533053795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96" w:history="1">
            <w:r w:rsidRPr="00314A28">
              <w:rPr>
                <w:rStyle w:val="Hyperlink"/>
                <w:b/>
                <w:noProof/>
              </w:rPr>
              <w:t>6.1.</w:t>
            </w:r>
            <w:r>
              <w:rPr>
                <w:rFonts w:eastAsiaTheme="minorEastAsia"/>
                <w:noProof/>
              </w:rPr>
              <w:tab/>
            </w:r>
            <w:r w:rsidRPr="00314A28">
              <w:rPr>
                <w:rStyle w:val="Hyperlink"/>
                <w:b/>
                <w:noProof/>
              </w:rPr>
              <w:t>Tổng Kết</w:t>
            </w:r>
            <w:r>
              <w:rPr>
                <w:noProof/>
                <w:webHidden/>
              </w:rPr>
              <w:tab/>
            </w:r>
            <w:r>
              <w:rPr>
                <w:noProof/>
                <w:webHidden/>
              </w:rPr>
              <w:fldChar w:fldCharType="begin"/>
            </w:r>
            <w:r>
              <w:rPr>
                <w:noProof/>
                <w:webHidden/>
              </w:rPr>
              <w:instrText xml:space="preserve"> PAGEREF _Toc533053796 \h </w:instrText>
            </w:r>
            <w:r>
              <w:rPr>
                <w:noProof/>
                <w:webHidden/>
              </w:rPr>
            </w:r>
            <w:r>
              <w:rPr>
                <w:noProof/>
                <w:webHidden/>
              </w:rPr>
              <w:fldChar w:fldCharType="separate"/>
            </w:r>
            <w:r>
              <w:rPr>
                <w:noProof/>
                <w:webHidden/>
              </w:rPr>
              <w:t>16</w:t>
            </w:r>
            <w:r>
              <w:rPr>
                <w:noProof/>
                <w:webHidden/>
              </w:rPr>
              <w:fldChar w:fldCharType="end"/>
            </w:r>
          </w:hyperlink>
        </w:p>
        <w:p w:rsidR="004F4C8F" w:rsidRDefault="004F4C8F">
          <w:pPr>
            <w:pStyle w:val="TOC2"/>
            <w:tabs>
              <w:tab w:val="left" w:pos="880"/>
              <w:tab w:val="right" w:leader="dot" w:pos="9350"/>
            </w:tabs>
            <w:rPr>
              <w:rFonts w:eastAsiaTheme="minorEastAsia"/>
              <w:noProof/>
            </w:rPr>
          </w:pPr>
          <w:hyperlink w:anchor="_Toc533053797" w:history="1">
            <w:r w:rsidRPr="00314A28">
              <w:rPr>
                <w:rStyle w:val="Hyperlink"/>
                <w:b/>
                <w:noProof/>
              </w:rPr>
              <w:t>6.2.</w:t>
            </w:r>
            <w:r>
              <w:rPr>
                <w:rFonts w:eastAsiaTheme="minorEastAsia"/>
                <w:noProof/>
              </w:rPr>
              <w:tab/>
            </w:r>
            <w:r w:rsidRPr="00314A28">
              <w:rPr>
                <w:rStyle w:val="Hyperlink"/>
                <w:b/>
                <w:noProof/>
              </w:rPr>
              <w:t>Nhận Xét &amp; Đánh Giá</w:t>
            </w:r>
            <w:r>
              <w:rPr>
                <w:noProof/>
                <w:webHidden/>
              </w:rPr>
              <w:tab/>
            </w:r>
            <w:r>
              <w:rPr>
                <w:noProof/>
                <w:webHidden/>
              </w:rPr>
              <w:fldChar w:fldCharType="begin"/>
            </w:r>
            <w:r>
              <w:rPr>
                <w:noProof/>
                <w:webHidden/>
              </w:rPr>
              <w:instrText xml:space="preserve"> PAGEREF _Toc533053797 \h </w:instrText>
            </w:r>
            <w:r>
              <w:rPr>
                <w:noProof/>
                <w:webHidden/>
              </w:rPr>
            </w:r>
            <w:r>
              <w:rPr>
                <w:noProof/>
                <w:webHidden/>
              </w:rPr>
              <w:fldChar w:fldCharType="separate"/>
            </w:r>
            <w:r>
              <w:rPr>
                <w:noProof/>
                <w:webHidden/>
              </w:rPr>
              <w:t>17</w:t>
            </w:r>
            <w:r>
              <w:rPr>
                <w:noProof/>
                <w:webHidden/>
              </w:rPr>
              <w:fldChar w:fldCharType="end"/>
            </w:r>
          </w:hyperlink>
        </w:p>
        <w:p w:rsidR="00CF35EB" w:rsidRDefault="00CF35EB" w:rsidP="00CF35EB">
          <w:pPr>
            <w:rPr>
              <w:b/>
              <w:bCs/>
              <w:noProof/>
            </w:rPr>
          </w:pPr>
          <w:r>
            <w:rPr>
              <w:b/>
              <w:bCs/>
              <w:noProof/>
            </w:rPr>
            <w:fldChar w:fldCharType="end"/>
          </w:r>
        </w:p>
      </w:sdtContent>
    </w:sdt>
    <w:p w:rsidR="00CF35EB" w:rsidRDefault="00CF35EB" w:rsidP="00437693">
      <w:pPr>
        <w:pStyle w:val="L1"/>
      </w:pPr>
    </w:p>
    <w:p w:rsidR="00591665" w:rsidRDefault="00591665" w:rsidP="00437693">
      <w:pPr>
        <w:pStyle w:val="L1"/>
      </w:pPr>
    </w:p>
    <w:p w:rsidR="006D6D63" w:rsidRDefault="006D6D63" w:rsidP="00437693">
      <w:pPr>
        <w:pStyle w:val="L1"/>
      </w:pPr>
      <w:bookmarkStart w:id="3" w:name="_Toc533053762"/>
      <w:r>
        <w:t>Chương 1: Mở đầu</w:t>
      </w:r>
      <w:bookmarkEnd w:id="3"/>
    </w:p>
    <w:p w:rsidR="006D6D63" w:rsidRPr="009602C1" w:rsidRDefault="006D6D63" w:rsidP="00437693">
      <w:pPr>
        <w:pStyle w:val="L2"/>
      </w:pPr>
      <w:bookmarkStart w:id="4" w:name="_Toc533053763"/>
      <w:r w:rsidRPr="009602C1">
        <w:t>Thực trạng</w:t>
      </w:r>
      <w:bookmarkEnd w:id="4"/>
    </w:p>
    <w:p w:rsidR="006D6D63" w:rsidRDefault="006D6D63" w:rsidP="006D6D63">
      <w:pPr>
        <w:pStyle w:val="ListParagraph"/>
        <w:numPr>
          <w:ilvl w:val="0"/>
          <w:numId w:val="4"/>
        </w:numPr>
        <w:rPr>
          <w:sz w:val="28"/>
          <w:szCs w:val="28"/>
        </w:rPr>
      </w:pPr>
      <w:r>
        <w:rPr>
          <w:sz w:val="28"/>
          <w:szCs w:val="28"/>
        </w:rPr>
        <w:t xml:space="preserve">Theo công nghệ ngày càng phát triển học sinh có nhu cầu tiếp súc với công nghệ mới ngày càng cao vì thế nhóm chúng em chọn đề tài “ Ứng dụng mô phỏng đồ thị” nhằm giúp các bạn học sinh có thể thấy rõ nét hơn về </w:t>
      </w:r>
      <w:r w:rsidR="00A27F66">
        <w:rPr>
          <w:sz w:val="28"/>
          <w:szCs w:val="28"/>
        </w:rPr>
        <w:t>các dạng đồ thị căn bản của mình trong quá trình học</w:t>
      </w:r>
    </w:p>
    <w:p w:rsidR="009602C1" w:rsidRPr="009602C1" w:rsidRDefault="009602C1" w:rsidP="00C557F8">
      <w:pPr>
        <w:pStyle w:val="L2"/>
      </w:pPr>
      <w:bookmarkStart w:id="5" w:name="_Toc533053764"/>
      <w:r w:rsidRPr="009602C1">
        <w:t>Cơ sở lý thuyết</w:t>
      </w:r>
      <w:bookmarkEnd w:id="5"/>
    </w:p>
    <w:p w:rsidR="009602C1" w:rsidRDefault="009602C1" w:rsidP="009602C1">
      <w:pPr>
        <w:pStyle w:val="ListParagraph"/>
        <w:numPr>
          <w:ilvl w:val="0"/>
          <w:numId w:val="4"/>
        </w:numPr>
        <w:rPr>
          <w:sz w:val="28"/>
          <w:szCs w:val="28"/>
        </w:rPr>
      </w:pPr>
      <w:r>
        <w:rPr>
          <w:sz w:val="28"/>
          <w:szCs w:val="28"/>
        </w:rPr>
        <w:t>Dựa trên các công thức toán học cũng như dạng đồ thị và cách vẽ để mô phỏng đồ thị</w:t>
      </w:r>
    </w:p>
    <w:p w:rsidR="00B055E5" w:rsidRDefault="009602C1" w:rsidP="00B055E5">
      <w:pPr>
        <w:pStyle w:val="ListParagraph"/>
        <w:numPr>
          <w:ilvl w:val="0"/>
          <w:numId w:val="4"/>
        </w:numPr>
        <w:rPr>
          <w:sz w:val="28"/>
          <w:szCs w:val="28"/>
        </w:rPr>
      </w:pPr>
      <w:r>
        <w:rPr>
          <w:sz w:val="28"/>
          <w:szCs w:val="28"/>
        </w:rPr>
        <w:t>Dựa trên các đối tượng, thư viện đã được cung cấp sẵn trên công cụ lập trình. VD: Graphics,Window form,...</w:t>
      </w:r>
    </w:p>
    <w:p w:rsidR="00B055E5" w:rsidRDefault="00B055E5" w:rsidP="00B055E5">
      <w:pPr>
        <w:pStyle w:val="L2"/>
      </w:pPr>
      <w:bookmarkStart w:id="6" w:name="_Toc533053765"/>
      <w:r>
        <w:t>Yêu cầu sơ bộ về phần mềm</w:t>
      </w:r>
      <w:bookmarkEnd w:id="6"/>
    </w:p>
    <w:p w:rsidR="00B055E5" w:rsidRDefault="00B055E5" w:rsidP="008F6239">
      <w:pPr>
        <w:pStyle w:val="L2"/>
        <w:numPr>
          <w:ilvl w:val="0"/>
          <w:numId w:val="0"/>
        </w:numPr>
        <w:ind w:left="1080"/>
        <w:outlineLvl w:val="2"/>
      </w:pPr>
      <w:bookmarkStart w:id="7" w:name="_Toc533053766"/>
      <w:r>
        <w:t>1.3.1) Tin học</w:t>
      </w:r>
      <w:bookmarkEnd w:id="7"/>
    </w:p>
    <w:p w:rsidR="00B055E5" w:rsidRDefault="00B055E5" w:rsidP="008F6239">
      <w:pPr>
        <w:pStyle w:val="L2"/>
        <w:numPr>
          <w:ilvl w:val="0"/>
          <w:numId w:val="4"/>
        </w:numPr>
        <w:outlineLvl w:val="9"/>
        <w:rPr>
          <w:b w:val="0"/>
        </w:rPr>
      </w:pPr>
      <w:r>
        <w:rPr>
          <w:b w:val="0"/>
        </w:rPr>
        <w:t>Phần mềm chạy trên máy tính có cấu hình trung bình trở lên và không yêu cầu quá cao về phần cứng</w:t>
      </w:r>
    </w:p>
    <w:p w:rsidR="00B055E5" w:rsidRDefault="00B055E5" w:rsidP="008F6239">
      <w:pPr>
        <w:pStyle w:val="L2"/>
        <w:numPr>
          <w:ilvl w:val="0"/>
          <w:numId w:val="0"/>
        </w:numPr>
        <w:ind w:left="1080"/>
        <w:outlineLvl w:val="9"/>
        <w:rPr>
          <w:b w:val="0"/>
        </w:rPr>
      </w:pPr>
    </w:p>
    <w:p w:rsidR="00B055E5" w:rsidRDefault="00B055E5" w:rsidP="008F6239">
      <w:pPr>
        <w:pStyle w:val="L2"/>
        <w:numPr>
          <w:ilvl w:val="0"/>
          <w:numId w:val="4"/>
        </w:numPr>
        <w:outlineLvl w:val="9"/>
        <w:rPr>
          <w:b w:val="0"/>
        </w:rPr>
      </w:pPr>
      <w:r>
        <w:rPr>
          <w:b w:val="0"/>
        </w:rPr>
        <w:lastRenderedPageBreak/>
        <w:t>Mô hình mẫu:</w:t>
      </w:r>
    </w:p>
    <w:p w:rsidR="00B055E5" w:rsidRDefault="00B055E5" w:rsidP="008F6239">
      <w:pPr>
        <w:pStyle w:val="ListParagraph"/>
        <w:rPr>
          <w:b/>
        </w:rPr>
      </w:pPr>
    </w:p>
    <w:p w:rsidR="00B055E5" w:rsidRPr="00B055E5" w:rsidRDefault="00B055E5" w:rsidP="008F6239">
      <w:pPr>
        <w:pStyle w:val="ListParagraph"/>
        <w:numPr>
          <w:ilvl w:val="0"/>
          <w:numId w:val="6"/>
        </w:numPr>
        <w:rPr>
          <w:sz w:val="28"/>
          <w:szCs w:val="28"/>
        </w:rPr>
      </w:pPr>
      <w:r w:rsidRPr="00B055E5">
        <w:rPr>
          <w:sz w:val="28"/>
          <w:szCs w:val="28"/>
        </w:rPr>
        <w:t>Processor: Intel Core i7-5500U, 2.40GHz (4CPUs),</w:t>
      </w:r>
    </w:p>
    <w:p w:rsidR="00B055E5" w:rsidRPr="00B055E5" w:rsidRDefault="00B055E5" w:rsidP="008F6239">
      <w:pPr>
        <w:pStyle w:val="L2"/>
        <w:numPr>
          <w:ilvl w:val="0"/>
          <w:numId w:val="6"/>
        </w:numPr>
        <w:outlineLvl w:val="9"/>
        <w:rPr>
          <w:b w:val="0"/>
        </w:rPr>
      </w:pPr>
      <w:r w:rsidRPr="00B055E5">
        <w:rPr>
          <w:b w:val="0"/>
        </w:rPr>
        <w:t>Memory: 8192MB RAM,</w:t>
      </w:r>
    </w:p>
    <w:p w:rsidR="00B055E5" w:rsidRPr="00B055E5" w:rsidRDefault="00B055E5" w:rsidP="008F6239">
      <w:pPr>
        <w:pStyle w:val="L2"/>
        <w:numPr>
          <w:ilvl w:val="0"/>
          <w:numId w:val="6"/>
        </w:numPr>
        <w:outlineLvl w:val="9"/>
        <w:rPr>
          <w:b w:val="0"/>
        </w:rPr>
      </w:pPr>
      <w:r w:rsidRPr="00B055E5">
        <w:rPr>
          <w:b w:val="0"/>
        </w:rPr>
        <w:t>Operating System: Windows 10 Home,</w:t>
      </w:r>
    </w:p>
    <w:p w:rsidR="00B055E5" w:rsidRPr="00B055E5" w:rsidRDefault="00B055E5" w:rsidP="008F6239">
      <w:pPr>
        <w:pStyle w:val="L2"/>
        <w:numPr>
          <w:ilvl w:val="0"/>
          <w:numId w:val="6"/>
        </w:numPr>
        <w:outlineLvl w:val="9"/>
        <w:rPr>
          <w:b w:val="0"/>
        </w:rPr>
      </w:pPr>
      <w:r w:rsidRPr="00B055E5">
        <w:rPr>
          <w:b w:val="0"/>
        </w:rPr>
        <w:t xml:space="preserve">VGA: </w:t>
      </w:r>
      <w:r>
        <w:rPr>
          <w:b w:val="0"/>
        </w:rPr>
        <w:t>NVIDIA</w:t>
      </w:r>
      <w:r w:rsidRPr="00B055E5">
        <w:rPr>
          <w:b w:val="0"/>
        </w:rPr>
        <w:t xml:space="preserve"> </w:t>
      </w:r>
      <w:r>
        <w:rPr>
          <w:b w:val="0"/>
        </w:rPr>
        <w:t>GTX 1050 (Total memory: 4</w:t>
      </w:r>
      <w:r w:rsidRPr="00B055E5">
        <w:rPr>
          <w:b w:val="0"/>
        </w:rPr>
        <w:t>088MB)</w:t>
      </w:r>
    </w:p>
    <w:p w:rsidR="00437693" w:rsidRDefault="00B055E5" w:rsidP="008F6239">
      <w:pPr>
        <w:pStyle w:val="ListParagraph"/>
        <w:ind w:left="1080"/>
        <w:outlineLvl w:val="2"/>
        <w:rPr>
          <w:b/>
          <w:sz w:val="28"/>
          <w:szCs w:val="28"/>
        </w:rPr>
      </w:pPr>
      <w:bookmarkStart w:id="8" w:name="_Toc533053767"/>
      <w:r w:rsidRPr="00B055E5">
        <w:rPr>
          <w:b/>
          <w:sz w:val="28"/>
          <w:szCs w:val="28"/>
        </w:rPr>
        <w:t>1.3.2) Con người</w:t>
      </w:r>
      <w:bookmarkEnd w:id="8"/>
    </w:p>
    <w:p w:rsidR="00B055E5" w:rsidRDefault="00B055E5" w:rsidP="008F6239">
      <w:pPr>
        <w:pStyle w:val="ListParagraph"/>
        <w:ind w:left="1080"/>
        <w:rPr>
          <w:sz w:val="28"/>
          <w:szCs w:val="28"/>
        </w:rPr>
      </w:pPr>
      <w:r>
        <w:rPr>
          <w:b/>
          <w:sz w:val="28"/>
          <w:szCs w:val="28"/>
        </w:rPr>
        <w:t>-</w:t>
      </w:r>
      <w:r>
        <w:rPr>
          <w:b/>
          <w:sz w:val="28"/>
          <w:szCs w:val="28"/>
        </w:rPr>
        <w:tab/>
      </w:r>
      <w:r>
        <w:rPr>
          <w:sz w:val="28"/>
          <w:szCs w:val="28"/>
        </w:rPr>
        <w:t>Ngôn ngữ: Tiếng Việt</w:t>
      </w:r>
    </w:p>
    <w:p w:rsidR="00B055E5" w:rsidRDefault="00B055E5" w:rsidP="008F6239">
      <w:pPr>
        <w:pStyle w:val="ListParagraph"/>
        <w:ind w:left="1080"/>
        <w:rPr>
          <w:sz w:val="28"/>
          <w:szCs w:val="28"/>
        </w:rPr>
      </w:pPr>
      <w:r>
        <w:rPr>
          <w:b/>
          <w:sz w:val="28"/>
          <w:szCs w:val="28"/>
        </w:rPr>
        <w:t>-</w:t>
      </w:r>
      <w:r>
        <w:rPr>
          <w:sz w:val="28"/>
          <w:szCs w:val="28"/>
        </w:rPr>
        <w:t xml:space="preserve"> </w:t>
      </w:r>
      <w:r>
        <w:rPr>
          <w:sz w:val="28"/>
          <w:szCs w:val="28"/>
        </w:rPr>
        <w:tab/>
        <w:t>Giao diễn: đơn giản, dễ sử sụng</w:t>
      </w:r>
    </w:p>
    <w:p w:rsidR="00B055E5" w:rsidRPr="00B055E5" w:rsidRDefault="00B055E5" w:rsidP="008F6239">
      <w:pPr>
        <w:pStyle w:val="ListParagraph"/>
        <w:ind w:left="1080"/>
        <w:rPr>
          <w:sz w:val="28"/>
          <w:szCs w:val="28"/>
        </w:rPr>
      </w:pPr>
      <w:r>
        <w:rPr>
          <w:b/>
          <w:sz w:val="28"/>
          <w:szCs w:val="28"/>
        </w:rPr>
        <w:t>-</w:t>
      </w:r>
      <w:r>
        <w:rPr>
          <w:sz w:val="28"/>
          <w:szCs w:val="28"/>
        </w:rPr>
        <w:tab/>
        <w:t>Độ phức tạo 2/5</w:t>
      </w:r>
    </w:p>
    <w:p w:rsidR="00C557F8" w:rsidRPr="00C557F8" w:rsidRDefault="00437693" w:rsidP="00161583">
      <w:pPr>
        <w:pStyle w:val="Heading1"/>
        <w:rPr>
          <w:b/>
          <w:sz w:val="36"/>
          <w:szCs w:val="36"/>
        </w:rPr>
      </w:pPr>
      <w:bookmarkStart w:id="9" w:name="_Toc533053768"/>
      <w:r w:rsidRPr="00C557F8">
        <w:rPr>
          <w:b/>
          <w:sz w:val="36"/>
          <w:szCs w:val="36"/>
        </w:rPr>
        <w:t>Chương 2: Phân tích</w:t>
      </w:r>
      <w:bookmarkEnd w:id="9"/>
    </w:p>
    <w:p w:rsidR="00C557F8" w:rsidRPr="00C557F8" w:rsidRDefault="00C557F8" w:rsidP="00161583">
      <w:pPr>
        <w:pStyle w:val="Heading2"/>
        <w:rPr>
          <w:b/>
          <w:sz w:val="28"/>
          <w:szCs w:val="28"/>
        </w:rPr>
      </w:pPr>
      <w:bookmarkStart w:id="10" w:name="_Toc533053769"/>
      <w:r>
        <w:rPr>
          <w:b/>
          <w:sz w:val="28"/>
          <w:szCs w:val="28"/>
        </w:rPr>
        <w:t>2.1)</w:t>
      </w:r>
      <w:r>
        <w:rPr>
          <w:b/>
          <w:sz w:val="28"/>
          <w:szCs w:val="28"/>
        </w:rPr>
        <w:tab/>
        <w:t>Nhu cầu</w:t>
      </w:r>
      <w:bookmarkEnd w:id="10"/>
    </w:p>
    <w:p w:rsidR="00C557F8" w:rsidRDefault="00C557F8" w:rsidP="00C557F8">
      <w:pPr>
        <w:rPr>
          <w:sz w:val="28"/>
          <w:szCs w:val="28"/>
        </w:rPr>
      </w:pPr>
      <w:r>
        <w:t xml:space="preserve">- </w:t>
      </w:r>
      <w:r>
        <w:tab/>
      </w:r>
      <w:r w:rsidRPr="00C557F8">
        <w:rPr>
          <w:sz w:val="28"/>
          <w:szCs w:val="28"/>
        </w:rPr>
        <w:t>Ph</w:t>
      </w:r>
      <w:r>
        <w:rPr>
          <w:sz w:val="28"/>
          <w:szCs w:val="28"/>
        </w:rPr>
        <w:t>ục vụ việc quan sát cũng như tính toán kiểm tra toạ độ của các điểm trên đồ thị</w:t>
      </w:r>
    </w:p>
    <w:p w:rsidR="00C557F8" w:rsidRDefault="00C557F8" w:rsidP="00C557F8">
      <w:pPr>
        <w:rPr>
          <w:sz w:val="28"/>
          <w:szCs w:val="28"/>
        </w:rPr>
      </w:pPr>
      <w:r>
        <w:rPr>
          <w:sz w:val="28"/>
          <w:szCs w:val="28"/>
        </w:rPr>
        <w:t>-</w:t>
      </w:r>
      <w:r>
        <w:rPr>
          <w:sz w:val="28"/>
          <w:szCs w:val="28"/>
        </w:rPr>
        <w:tab/>
        <w:t xml:space="preserve">Mô phỏng các dạng hình khó vẽ </w:t>
      </w:r>
    </w:p>
    <w:p w:rsidR="00C557F8" w:rsidRDefault="00C557F8" w:rsidP="00161583">
      <w:pPr>
        <w:pStyle w:val="Heading2"/>
        <w:rPr>
          <w:b/>
          <w:sz w:val="28"/>
          <w:szCs w:val="28"/>
        </w:rPr>
      </w:pPr>
      <w:bookmarkStart w:id="11" w:name="_Toc533053770"/>
      <w:r w:rsidRPr="00C557F8">
        <w:rPr>
          <w:b/>
          <w:sz w:val="28"/>
          <w:szCs w:val="28"/>
        </w:rPr>
        <w:lastRenderedPageBreak/>
        <w:t>2.2) Chức năng</w:t>
      </w:r>
      <w:bookmarkEnd w:id="11"/>
    </w:p>
    <w:p w:rsidR="00C557F8" w:rsidRDefault="00681257" w:rsidP="00161583">
      <w:pPr>
        <w:pStyle w:val="Heading3"/>
        <w:rPr>
          <w:b/>
          <w:sz w:val="28"/>
          <w:szCs w:val="28"/>
        </w:rPr>
      </w:pPr>
      <w:bookmarkStart w:id="12" w:name="_Toc533053771"/>
      <w:r>
        <w:rPr>
          <w:noProof/>
        </w:rPr>
        <w:drawing>
          <wp:anchor distT="0" distB="0" distL="114300" distR="114300" simplePos="0" relativeHeight="251658240" behindDoc="0" locked="0" layoutInCell="1" allowOverlap="1" wp14:anchorId="01C2610A" wp14:editId="19117462">
            <wp:simplePos x="0" y="0"/>
            <wp:positionH relativeFrom="column">
              <wp:posOffset>121920</wp:posOffset>
            </wp:positionH>
            <wp:positionV relativeFrom="paragraph">
              <wp:posOffset>297815</wp:posOffset>
            </wp:positionV>
            <wp:extent cx="5943600" cy="33432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C557F8">
        <w:rPr>
          <w:b/>
          <w:sz w:val="28"/>
          <w:szCs w:val="28"/>
        </w:rPr>
        <w:tab/>
        <w:t xml:space="preserve">2.2.1) </w:t>
      </w:r>
      <w:r w:rsidR="000A7979">
        <w:rPr>
          <w:b/>
          <w:sz w:val="28"/>
          <w:szCs w:val="28"/>
        </w:rPr>
        <w:t>Vẽ</w:t>
      </w:r>
      <w:bookmarkEnd w:id="12"/>
    </w:p>
    <w:p w:rsidR="00681257" w:rsidRDefault="00681257" w:rsidP="00C557F8">
      <w:pPr>
        <w:rPr>
          <w:b/>
          <w:sz w:val="28"/>
          <w:szCs w:val="28"/>
        </w:rPr>
      </w:pPr>
    </w:p>
    <w:p w:rsidR="000A7979" w:rsidRDefault="000A7979" w:rsidP="00161583">
      <w:pPr>
        <w:pStyle w:val="Heading3"/>
        <w:rPr>
          <w:b/>
          <w:sz w:val="28"/>
          <w:szCs w:val="28"/>
        </w:rPr>
      </w:pPr>
      <w:r>
        <w:rPr>
          <w:b/>
          <w:sz w:val="28"/>
          <w:szCs w:val="28"/>
        </w:rPr>
        <w:lastRenderedPageBreak/>
        <w:tab/>
      </w:r>
      <w:bookmarkStart w:id="13" w:name="_Toc533053772"/>
      <w:r>
        <w:rPr>
          <w:b/>
          <w:sz w:val="28"/>
          <w:szCs w:val="28"/>
        </w:rPr>
        <w:t>2.2.2) Phóng to, thu nhỏ</w:t>
      </w:r>
      <w:bookmarkEnd w:id="13"/>
    </w:p>
    <w:p w:rsidR="008F6239" w:rsidRDefault="00C129F8" w:rsidP="00C557F8">
      <w:pPr>
        <w:rPr>
          <w:b/>
          <w:sz w:val="28"/>
          <w:szCs w:val="28"/>
        </w:rPr>
      </w:pPr>
      <w:r>
        <w:rPr>
          <w:noProof/>
        </w:rPr>
        <w:drawing>
          <wp:anchor distT="0" distB="0" distL="114300" distR="114300" simplePos="0" relativeHeight="251662336" behindDoc="1" locked="0" layoutInCell="1" allowOverlap="1" wp14:anchorId="4DAA8C79" wp14:editId="22DBE9A2">
            <wp:simplePos x="0" y="0"/>
            <wp:positionH relativeFrom="column">
              <wp:posOffset>76200</wp:posOffset>
            </wp:positionH>
            <wp:positionV relativeFrom="paragraph">
              <wp:posOffset>3735705</wp:posOffset>
            </wp:positionV>
            <wp:extent cx="5943600" cy="3343275"/>
            <wp:effectExtent l="0" t="0" r="0" b="9525"/>
            <wp:wrapTight wrapText="bothSides">
              <wp:wrapPolygon edited="0">
                <wp:start x="0" y="0"/>
                <wp:lineTo x="0" y="21538"/>
                <wp:lineTo x="21531" y="2153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681257">
        <w:rPr>
          <w:noProof/>
        </w:rPr>
        <w:drawing>
          <wp:anchor distT="0" distB="0" distL="114300" distR="114300" simplePos="0" relativeHeight="251659264" behindDoc="1" locked="0" layoutInCell="1" allowOverlap="1" wp14:anchorId="699EA000" wp14:editId="056D0A07">
            <wp:simplePos x="0" y="0"/>
            <wp:positionH relativeFrom="column">
              <wp:posOffset>0</wp:posOffset>
            </wp:positionH>
            <wp:positionV relativeFrom="paragraph">
              <wp:posOffset>0</wp:posOffset>
            </wp:positionV>
            <wp:extent cx="5943600" cy="3343275"/>
            <wp:effectExtent l="0" t="0" r="0" b="9525"/>
            <wp:wrapTight wrapText="bothSides">
              <wp:wrapPolygon edited="0">
                <wp:start x="0" y="0"/>
                <wp:lineTo x="0" y="21538"/>
                <wp:lineTo x="21531" y="21538"/>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8F6239" w:rsidRPr="008F6239" w:rsidRDefault="008F6239" w:rsidP="008F6239">
      <w:pPr>
        <w:pStyle w:val="Heading3"/>
        <w:rPr>
          <w:b/>
          <w:sz w:val="28"/>
          <w:szCs w:val="28"/>
        </w:rPr>
      </w:pPr>
      <w:bookmarkStart w:id="14" w:name="_Toc533053773"/>
      <w:r w:rsidRPr="008F6239">
        <w:rPr>
          <w:b/>
          <w:sz w:val="28"/>
          <w:szCs w:val="28"/>
        </w:rPr>
        <w:t>2.2.3)</w:t>
      </w:r>
      <w:r w:rsidRPr="008F6239">
        <w:rPr>
          <w:b/>
          <w:sz w:val="28"/>
          <w:szCs w:val="28"/>
        </w:rPr>
        <w:tab/>
        <w:t>Tuỳ chỉnh khoảng các giữa các điểm trên trục toạ độ với k:</w:t>
      </w:r>
      <w:bookmarkEnd w:id="14"/>
    </w:p>
    <w:p w:rsidR="00717FA2" w:rsidRDefault="00717FA2" w:rsidP="008F6239">
      <w:pPr>
        <w:rPr>
          <w:sz w:val="28"/>
          <w:szCs w:val="28"/>
        </w:rPr>
      </w:pPr>
    </w:p>
    <w:p w:rsidR="00717FA2" w:rsidRDefault="00717FA2" w:rsidP="008F6239">
      <w:pPr>
        <w:rPr>
          <w:sz w:val="28"/>
          <w:szCs w:val="28"/>
        </w:rPr>
      </w:pPr>
    </w:p>
    <w:p w:rsidR="008F6239" w:rsidRPr="008F6239" w:rsidRDefault="008F6239" w:rsidP="008F6239">
      <w:pPr>
        <w:rPr>
          <w:sz w:val="28"/>
          <w:szCs w:val="28"/>
        </w:rPr>
      </w:pPr>
      <w:r>
        <w:rPr>
          <w:noProof/>
        </w:rPr>
        <w:drawing>
          <wp:anchor distT="0" distB="0" distL="114300" distR="114300" simplePos="0" relativeHeight="251681792" behindDoc="0" locked="0" layoutInCell="1" allowOverlap="1" wp14:anchorId="432662D8" wp14:editId="32AACA11">
            <wp:simplePos x="0" y="0"/>
            <wp:positionH relativeFrom="column">
              <wp:posOffset>-441960</wp:posOffset>
            </wp:positionH>
            <wp:positionV relativeFrom="paragraph">
              <wp:posOffset>0</wp:posOffset>
            </wp:positionV>
            <wp:extent cx="6637655" cy="37338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7655" cy="3733800"/>
                    </a:xfrm>
                    <a:prstGeom prst="rect">
                      <a:avLst/>
                    </a:prstGeom>
                  </pic:spPr>
                </pic:pic>
              </a:graphicData>
            </a:graphic>
            <wp14:sizeRelH relativeFrom="margin">
              <wp14:pctWidth>0</wp14:pctWidth>
            </wp14:sizeRelH>
            <wp14:sizeRelV relativeFrom="margin">
              <wp14:pctHeight>0</wp14:pctHeight>
            </wp14:sizeRelV>
          </wp:anchor>
        </w:drawing>
      </w:r>
    </w:p>
    <w:p w:rsidR="008F6239" w:rsidRDefault="00717FA2" w:rsidP="004F4C8F">
      <w:pPr>
        <w:pStyle w:val="Heading2"/>
        <w:rPr>
          <w:sz w:val="28"/>
          <w:szCs w:val="28"/>
        </w:rPr>
      </w:pPr>
      <w:bookmarkStart w:id="15" w:name="_Toc533053774"/>
      <w:r>
        <w:rPr>
          <w:sz w:val="28"/>
          <w:szCs w:val="28"/>
        </w:rPr>
        <w:t>2.3) Mô hình hoá</w:t>
      </w:r>
      <w:bookmarkEnd w:id="15"/>
    </w:p>
    <w:tbl>
      <w:tblPr>
        <w:tblStyle w:val="TableGrid"/>
        <w:tblW w:w="0" w:type="auto"/>
        <w:tblInd w:w="0" w:type="dxa"/>
        <w:tblLook w:val="04A0" w:firstRow="1" w:lastRow="0" w:firstColumn="1" w:lastColumn="0" w:noHBand="0" w:noVBand="1"/>
      </w:tblPr>
      <w:tblGrid>
        <w:gridCol w:w="1555"/>
        <w:gridCol w:w="1984"/>
        <w:gridCol w:w="2977"/>
        <w:gridCol w:w="2500"/>
      </w:tblGrid>
      <w:tr w:rsidR="00717FA2" w:rsidTr="00717FA2">
        <w:trPr>
          <w:trHeight w:val="416"/>
        </w:trPr>
        <w:tc>
          <w:tcPr>
            <w:tcW w:w="1555" w:type="dxa"/>
            <w:tcBorders>
              <w:top w:val="single" w:sz="4" w:space="0" w:color="auto"/>
              <w:left w:val="single" w:sz="4" w:space="0" w:color="auto"/>
              <w:bottom w:val="double" w:sz="4" w:space="0" w:color="auto"/>
              <w:right w:val="single" w:sz="4" w:space="0" w:color="auto"/>
            </w:tcBorders>
            <w:vAlign w:val="center"/>
            <w:hideMark/>
          </w:tcPr>
          <w:p w:rsidR="00717FA2" w:rsidRDefault="00717FA2">
            <w:pPr>
              <w:jc w:val="center"/>
              <w:rPr>
                <w:b/>
                <w:i/>
                <w:lang w:val="en-US"/>
              </w:rPr>
            </w:pPr>
            <w:r>
              <w:rPr>
                <w:b/>
                <w:i/>
                <w:lang w:val="en-US"/>
              </w:rPr>
              <w:t>Use Case</w:t>
            </w:r>
          </w:p>
        </w:tc>
        <w:tc>
          <w:tcPr>
            <w:tcW w:w="1984" w:type="dxa"/>
            <w:tcBorders>
              <w:top w:val="single" w:sz="4" w:space="0" w:color="auto"/>
              <w:left w:val="single" w:sz="4" w:space="0" w:color="auto"/>
              <w:bottom w:val="double" w:sz="4" w:space="0" w:color="auto"/>
              <w:right w:val="single" w:sz="4" w:space="0" w:color="auto"/>
            </w:tcBorders>
            <w:vAlign w:val="center"/>
            <w:hideMark/>
          </w:tcPr>
          <w:p w:rsidR="00717FA2" w:rsidRDefault="00717FA2">
            <w:pPr>
              <w:jc w:val="center"/>
              <w:rPr>
                <w:b/>
                <w:i/>
                <w:lang w:val="en-US"/>
              </w:rPr>
            </w:pPr>
            <w:r>
              <w:rPr>
                <w:b/>
                <w:i/>
                <w:lang w:val="en-US"/>
              </w:rPr>
              <w:t>Tên</w:t>
            </w:r>
          </w:p>
        </w:tc>
        <w:tc>
          <w:tcPr>
            <w:tcW w:w="2977" w:type="dxa"/>
            <w:tcBorders>
              <w:top w:val="single" w:sz="4" w:space="0" w:color="auto"/>
              <w:left w:val="single" w:sz="4" w:space="0" w:color="auto"/>
              <w:bottom w:val="double" w:sz="4" w:space="0" w:color="auto"/>
              <w:right w:val="single" w:sz="4" w:space="0" w:color="auto"/>
            </w:tcBorders>
            <w:vAlign w:val="center"/>
            <w:hideMark/>
          </w:tcPr>
          <w:p w:rsidR="00717FA2" w:rsidRDefault="00717FA2">
            <w:pPr>
              <w:jc w:val="center"/>
              <w:rPr>
                <w:b/>
                <w:i/>
                <w:lang w:val="en-US"/>
              </w:rPr>
            </w:pPr>
            <w:r>
              <w:rPr>
                <w:b/>
                <w:i/>
                <w:lang w:val="en-US"/>
              </w:rPr>
              <w:t>Mô tả</w:t>
            </w:r>
          </w:p>
        </w:tc>
        <w:tc>
          <w:tcPr>
            <w:tcW w:w="2500" w:type="dxa"/>
            <w:tcBorders>
              <w:top w:val="single" w:sz="4" w:space="0" w:color="auto"/>
              <w:left w:val="single" w:sz="4" w:space="0" w:color="auto"/>
              <w:bottom w:val="double" w:sz="4" w:space="0" w:color="auto"/>
              <w:right w:val="single" w:sz="4" w:space="0" w:color="auto"/>
            </w:tcBorders>
            <w:vAlign w:val="center"/>
            <w:hideMark/>
          </w:tcPr>
          <w:p w:rsidR="00717FA2" w:rsidRDefault="00717FA2">
            <w:pPr>
              <w:jc w:val="center"/>
              <w:rPr>
                <w:b/>
                <w:i/>
                <w:lang w:val="en-US"/>
              </w:rPr>
            </w:pPr>
            <w:r>
              <w:rPr>
                <w:b/>
                <w:i/>
                <w:lang w:val="en-US"/>
              </w:rPr>
              <w:t>Yêu cầu liên quan</w:t>
            </w:r>
          </w:p>
        </w:tc>
      </w:tr>
      <w:tr w:rsidR="00717FA2" w:rsidTr="00717FA2">
        <w:trPr>
          <w:trHeight w:val="897"/>
        </w:trPr>
        <w:tc>
          <w:tcPr>
            <w:tcW w:w="1555" w:type="dxa"/>
            <w:tcBorders>
              <w:top w:val="double" w:sz="4" w:space="0" w:color="auto"/>
              <w:left w:val="single" w:sz="4" w:space="0" w:color="auto"/>
              <w:bottom w:val="double" w:sz="4" w:space="0" w:color="auto"/>
              <w:right w:val="single" w:sz="4" w:space="0" w:color="auto"/>
            </w:tcBorders>
            <w:hideMark/>
          </w:tcPr>
          <w:p w:rsidR="00717FA2" w:rsidRDefault="00717FA2">
            <w:pPr>
              <w:rPr>
                <w:lang w:val="en-US"/>
              </w:rPr>
            </w:pPr>
            <w:r>
              <w:rPr>
                <w:lang w:val="en-US"/>
              </w:rPr>
              <w:t>UC-1</w:t>
            </w:r>
          </w:p>
        </w:tc>
        <w:tc>
          <w:tcPr>
            <w:tcW w:w="1984" w:type="dxa"/>
            <w:tcBorders>
              <w:top w:val="double" w:sz="4" w:space="0" w:color="auto"/>
              <w:left w:val="single" w:sz="4" w:space="0" w:color="auto"/>
              <w:bottom w:val="double" w:sz="4" w:space="0" w:color="auto"/>
              <w:right w:val="single" w:sz="4" w:space="0" w:color="auto"/>
            </w:tcBorders>
            <w:hideMark/>
          </w:tcPr>
          <w:p w:rsidR="00717FA2" w:rsidRDefault="00717FA2">
            <w:pPr>
              <w:rPr>
                <w:lang w:val="en-US"/>
              </w:rPr>
            </w:pPr>
            <w:r>
              <w:rPr>
                <w:lang w:val="en-US"/>
              </w:rPr>
              <w:t>Vẽ đồ thị</w:t>
            </w:r>
          </w:p>
        </w:tc>
        <w:tc>
          <w:tcPr>
            <w:tcW w:w="2977" w:type="dxa"/>
            <w:tcBorders>
              <w:top w:val="double" w:sz="4" w:space="0" w:color="auto"/>
              <w:left w:val="single" w:sz="4" w:space="0" w:color="auto"/>
              <w:bottom w:val="double" w:sz="4" w:space="0" w:color="auto"/>
              <w:right w:val="single" w:sz="4" w:space="0" w:color="auto"/>
            </w:tcBorders>
            <w:hideMark/>
          </w:tcPr>
          <w:p w:rsidR="00717FA2" w:rsidRDefault="00717FA2">
            <w:pPr>
              <w:rPr>
                <w:lang w:val="en-US"/>
              </w:rPr>
            </w:pPr>
            <w:r>
              <w:rPr>
                <w:lang w:val="en-US"/>
              </w:rPr>
              <w:t>Vẽ đồ thị dạng y = f(x)</w:t>
            </w:r>
          </w:p>
        </w:tc>
        <w:tc>
          <w:tcPr>
            <w:tcW w:w="2500" w:type="dxa"/>
            <w:tcBorders>
              <w:top w:val="double" w:sz="4" w:space="0" w:color="auto"/>
              <w:left w:val="single" w:sz="4" w:space="0" w:color="auto"/>
              <w:bottom w:val="double" w:sz="4" w:space="0" w:color="auto"/>
              <w:right w:val="single" w:sz="4" w:space="0" w:color="auto"/>
            </w:tcBorders>
            <w:hideMark/>
          </w:tcPr>
          <w:p w:rsidR="00717FA2" w:rsidRDefault="00717FA2">
            <w:pPr>
              <w:rPr>
                <w:lang w:val="en-US"/>
              </w:rPr>
            </w:pPr>
          </w:p>
        </w:tc>
      </w:tr>
      <w:tr w:rsidR="00717FA2" w:rsidTr="00717FA2">
        <w:trPr>
          <w:trHeight w:val="897"/>
        </w:trPr>
        <w:tc>
          <w:tcPr>
            <w:tcW w:w="1555" w:type="dxa"/>
            <w:tcBorders>
              <w:top w:val="double" w:sz="4" w:space="0" w:color="auto"/>
              <w:left w:val="single" w:sz="4" w:space="0" w:color="auto"/>
              <w:bottom w:val="single" w:sz="4" w:space="0" w:color="auto"/>
              <w:right w:val="single" w:sz="4" w:space="0" w:color="auto"/>
            </w:tcBorders>
          </w:tcPr>
          <w:p w:rsidR="00717FA2" w:rsidRPr="00717FA2" w:rsidRDefault="00717FA2">
            <w:pPr>
              <w:rPr>
                <w:lang w:val="en-US"/>
              </w:rPr>
            </w:pPr>
            <w:r>
              <w:rPr>
                <w:lang w:val="en-US"/>
              </w:rPr>
              <w:t>UC-2</w:t>
            </w:r>
          </w:p>
        </w:tc>
        <w:tc>
          <w:tcPr>
            <w:tcW w:w="1984" w:type="dxa"/>
            <w:tcBorders>
              <w:top w:val="double" w:sz="4" w:space="0" w:color="auto"/>
              <w:left w:val="single" w:sz="4" w:space="0" w:color="auto"/>
              <w:bottom w:val="single" w:sz="4" w:space="0" w:color="auto"/>
              <w:right w:val="single" w:sz="4" w:space="0" w:color="auto"/>
            </w:tcBorders>
          </w:tcPr>
          <w:p w:rsidR="00717FA2" w:rsidRPr="00717FA2" w:rsidRDefault="00717FA2">
            <w:pPr>
              <w:rPr>
                <w:lang w:val="en-US"/>
              </w:rPr>
            </w:pPr>
            <w:r>
              <w:rPr>
                <w:lang w:val="en-US"/>
              </w:rPr>
              <w:t>Cập nhật</w:t>
            </w:r>
          </w:p>
        </w:tc>
        <w:tc>
          <w:tcPr>
            <w:tcW w:w="2977" w:type="dxa"/>
            <w:tcBorders>
              <w:top w:val="double" w:sz="4" w:space="0" w:color="auto"/>
              <w:left w:val="single" w:sz="4" w:space="0" w:color="auto"/>
              <w:bottom w:val="single" w:sz="4" w:space="0" w:color="auto"/>
              <w:right w:val="single" w:sz="4" w:space="0" w:color="auto"/>
            </w:tcBorders>
          </w:tcPr>
          <w:p w:rsidR="00717FA2" w:rsidRPr="00717FA2" w:rsidRDefault="00717FA2">
            <w:pPr>
              <w:rPr>
                <w:lang w:val="en-US"/>
              </w:rPr>
            </w:pPr>
            <w:r>
              <w:rPr>
                <w:lang w:val="en-US"/>
              </w:rPr>
              <w:t>Tự động thông báo có bản cập nhật mới</w:t>
            </w:r>
          </w:p>
        </w:tc>
        <w:tc>
          <w:tcPr>
            <w:tcW w:w="2500" w:type="dxa"/>
            <w:tcBorders>
              <w:top w:val="double" w:sz="4" w:space="0" w:color="auto"/>
              <w:left w:val="single" w:sz="4" w:space="0" w:color="auto"/>
              <w:bottom w:val="single" w:sz="4" w:space="0" w:color="auto"/>
              <w:right w:val="single" w:sz="4" w:space="0" w:color="auto"/>
            </w:tcBorders>
          </w:tcPr>
          <w:p w:rsidR="00717FA2" w:rsidRDefault="00717FA2" w:rsidP="00717FA2">
            <w:pPr>
              <w:keepNext/>
            </w:pPr>
          </w:p>
        </w:tc>
      </w:tr>
    </w:tbl>
    <w:p w:rsidR="00717FA2" w:rsidRPr="008F6239" w:rsidRDefault="00717FA2" w:rsidP="00717FA2">
      <w:pPr>
        <w:pStyle w:val="Caption"/>
        <w:jc w:val="center"/>
        <w:rPr>
          <w:sz w:val="28"/>
          <w:szCs w:val="28"/>
        </w:rPr>
      </w:pPr>
      <w:r>
        <w:t xml:space="preserve">Bảng tổng hợp Use-Case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Bảng_tổng_hợp_Use-Case \* ARABIC \s 1 </w:instrText>
      </w:r>
      <w:r>
        <w:fldChar w:fldCharType="separate"/>
      </w:r>
      <w:r>
        <w:rPr>
          <w:noProof/>
        </w:rPr>
        <w:t>1</w:t>
      </w:r>
      <w:r>
        <w:fldChar w:fldCharType="end"/>
      </w:r>
    </w:p>
    <w:p w:rsidR="008F6239" w:rsidRDefault="005068AD" w:rsidP="004F4C8F">
      <w:pPr>
        <w:pStyle w:val="Heading3"/>
        <w:rPr>
          <w:sz w:val="28"/>
          <w:szCs w:val="28"/>
        </w:rPr>
      </w:pPr>
      <w:bookmarkStart w:id="16" w:name="_Toc533053775"/>
      <w:r>
        <w:rPr>
          <w:sz w:val="28"/>
          <w:szCs w:val="28"/>
        </w:rPr>
        <w:lastRenderedPageBreak/>
        <w:t>2.3.1) Use-Case 1:</w:t>
      </w:r>
      <w:bookmarkEnd w:id="16"/>
    </w:p>
    <w:p w:rsidR="005068AD" w:rsidRPr="008F6239" w:rsidRDefault="00553EE1" w:rsidP="008F6239">
      <w:pPr>
        <w:rPr>
          <w:sz w:val="28"/>
          <w:szCs w:val="28"/>
        </w:rPr>
      </w:pPr>
      <w:r>
        <w:rPr>
          <w:noProof/>
        </w:rPr>
        <mc:AlternateContent>
          <mc:Choice Requires="wps">
            <w:drawing>
              <wp:anchor distT="0" distB="0" distL="114300" distR="114300" simplePos="0" relativeHeight="251684864" behindDoc="0" locked="0" layoutInCell="1" allowOverlap="1" wp14:anchorId="5D16C098" wp14:editId="4CE77FEE">
                <wp:simplePos x="0" y="0"/>
                <wp:positionH relativeFrom="column">
                  <wp:posOffset>-670560</wp:posOffset>
                </wp:positionH>
                <wp:positionV relativeFrom="paragraph">
                  <wp:posOffset>3826510</wp:posOffset>
                </wp:positionV>
                <wp:extent cx="745236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7452360" cy="635"/>
                        </a:xfrm>
                        <a:prstGeom prst="rect">
                          <a:avLst/>
                        </a:prstGeom>
                        <a:solidFill>
                          <a:prstClr val="white"/>
                        </a:solidFill>
                        <a:ln>
                          <a:noFill/>
                        </a:ln>
                      </wps:spPr>
                      <wps:txbx>
                        <w:txbxContent>
                          <w:p w:rsidR="00553EE1" w:rsidRPr="00BF6B92" w:rsidRDefault="00553EE1" w:rsidP="00553EE1">
                            <w:pPr>
                              <w:pStyle w:val="Caption"/>
                              <w:jc w:val="center"/>
                              <w:rPr>
                                <w:noProof/>
                              </w:rPr>
                            </w:pPr>
                            <w:r>
                              <w:t xml:space="preserve">Hình 1 </w:t>
                            </w:r>
                            <w:r>
                              <w:fldChar w:fldCharType="begin"/>
                            </w:r>
                            <w:r>
                              <w:instrText xml:space="preserve"> SEQ Hình_1 \* ARABIC </w:instrText>
                            </w:r>
                            <w:r>
                              <w:fldChar w:fldCharType="separate"/>
                            </w:r>
                            <w:r w:rsidR="003A6FEC">
                              <w:rPr>
                                <w:noProof/>
                              </w:rPr>
                              <w:t>1</w:t>
                            </w:r>
                            <w:r>
                              <w:fldChar w:fldCharType="end"/>
                            </w:r>
                            <w:r>
                              <w:t>: Use-Case Vẽ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6C098" id="_x0000_t202" coordsize="21600,21600" o:spt="202" path="m,l,21600r21600,l21600,xe">
                <v:stroke joinstyle="miter"/>
                <v:path gradientshapeok="t" o:connecttype="rect"/>
              </v:shapetype>
              <v:shape id="Text Box 8" o:spid="_x0000_s1026" type="#_x0000_t202" style="position:absolute;margin-left:-52.8pt;margin-top:301.3pt;width:586.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3WKgIAAF0EAAAOAAAAZHJzL2Uyb0RvYy54bWysVMGO2jAQvVfqP1i+lwDb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" stroked="f">
                <v:textbox style="mso-fit-shape-to-text:t" inset="0,0,0,0">
                  <w:txbxContent>
                    <w:p w:rsidR="00553EE1" w:rsidRPr="00BF6B92" w:rsidRDefault="00553EE1" w:rsidP="00553EE1">
                      <w:pPr>
                        <w:pStyle w:val="Caption"/>
                        <w:jc w:val="center"/>
                        <w:rPr>
                          <w:noProof/>
                        </w:rPr>
                      </w:pPr>
                      <w:r>
                        <w:t xml:space="preserve">Hình 1 </w:t>
                      </w:r>
                      <w:r>
                        <w:fldChar w:fldCharType="begin"/>
                      </w:r>
                      <w:r>
                        <w:instrText xml:space="preserve"> SEQ Hình_1 \* ARABIC </w:instrText>
                      </w:r>
                      <w:r>
                        <w:fldChar w:fldCharType="separate"/>
                      </w:r>
                      <w:r w:rsidR="003A6FEC">
                        <w:rPr>
                          <w:noProof/>
                        </w:rPr>
                        <w:t>1</w:t>
                      </w:r>
                      <w:r>
                        <w:fldChar w:fldCharType="end"/>
                      </w:r>
                      <w:r>
                        <w:t>: Use-Case Vẽ</w:t>
                      </w:r>
                    </w:p>
                  </w:txbxContent>
                </v:textbox>
                <w10:wrap type="square"/>
              </v:shape>
            </w:pict>
          </mc:Fallback>
        </mc:AlternateContent>
      </w:r>
      <w:r>
        <w:rPr>
          <w:noProof/>
        </w:rPr>
        <w:drawing>
          <wp:anchor distT="0" distB="0" distL="114300" distR="114300" simplePos="0" relativeHeight="251682816" behindDoc="0" locked="0" layoutInCell="1" allowOverlap="1" wp14:anchorId="682398D6" wp14:editId="38AB3F9B">
            <wp:simplePos x="0" y="0"/>
            <wp:positionH relativeFrom="page">
              <wp:posOffset>243840</wp:posOffset>
            </wp:positionH>
            <wp:positionV relativeFrom="paragraph">
              <wp:posOffset>0</wp:posOffset>
            </wp:positionV>
            <wp:extent cx="7452360" cy="37693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52360" cy="3769360"/>
                    </a:xfrm>
                    <a:prstGeom prst="rect">
                      <a:avLst/>
                    </a:prstGeom>
                  </pic:spPr>
                </pic:pic>
              </a:graphicData>
            </a:graphic>
            <wp14:sizeRelH relativeFrom="margin">
              <wp14:pctWidth>0</wp14:pctWidth>
            </wp14:sizeRelH>
            <wp14:sizeRelV relativeFrom="margin">
              <wp14:pctHeight>0</wp14:pctHeight>
            </wp14:sizeRelV>
          </wp:anchor>
        </w:drawing>
      </w:r>
    </w:p>
    <w:p w:rsidR="008F6239" w:rsidRDefault="00553EE1" w:rsidP="004F4C8F">
      <w:pPr>
        <w:pStyle w:val="Heading3"/>
        <w:rPr>
          <w:sz w:val="28"/>
          <w:szCs w:val="28"/>
        </w:rPr>
      </w:pPr>
      <w:bookmarkStart w:id="17" w:name="_Toc533053776"/>
      <w:r>
        <w:rPr>
          <w:noProof/>
        </w:rPr>
        <w:lastRenderedPageBreak/>
        <mc:AlternateContent>
          <mc:Choice Requires="wps">
            <w:drawing>
              <wp:anchor distT="0" distB="0" distL="114300" distR="114300" simplePos="0" relativeHeight="251687936" behindDoc="0" locked="0" layoutInCell="1" allowOverlap="1" wp14:anchorId="1CB3EC6F" wp14:editId="3D8230F8">
                <wp:simplePos x="0" y="0"/>
                <wp:positionH relativeFrom="column">
                  <wp:posOffset>-769620</wp:posOffset>
                </wp:positionH>
                <wp:positionV relativeFrom="paragraph">
                  <wp:posOffset>3260725</wp:posOffset>
                </wp:positionV>
                <wp:extent cx="74371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437120" cy="635"/>
                        </a:xfrm>
                        <a:prstGeom prst="rect">
                          <a:avLst/>
                        </a:prstGeom>
                        <a:solidFill>
                          <a:prstClr val="white"/>
                        </a:solidFill>
                        <a:ln>
                          <a:noFill/>
                        </a:ln>
                      </wps:spPr>
                      <wps:txbx>
                        <w:txbxContent>
                          <w:p w:rsidR="00553EE1" w:rsidRPr="000E50BC" w:rsidRDefault="00553EE1" w:rsidP="00553EE1">
                            <w:pPr>
                              <w:pStyle w:val="Caption"/>
                              <w:jc w:val="center"/>
                              <w:rPr>
                                <w:noProof/>
                              </w:rPr>
                            </w:pPr>
                            <w:r>
                              <w:t xml:space="preserve">Hình 1 </w:t>
                            </w:r>
                            <w:r>
                              <w:fldChar w:fldCharType="begin"/>
                            </w:r>
                            <w:r>
                              <w:instrText xml:space="preserve"> SEQ Hình_1 \* ARABIC </w:instrText>
                            </w:r>
                            <w:r>
                              <w:fldChar w:fldCharType="separate"/>
                            </w:r>
                            <w:r w:rsidR="003A6FEC">
                              <w:rPr>
                                <w:noProof/>
                              </w:rPr>
                              <w:t>2</w:t>
                            </w:r>
                            <w:r>
                              <w:fldChar w:fldCharType="end"/>
                            </w:r>
                            <w:r>
                              <w:t>: Use-Case cập nhật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3EC6F" id="Text Box 10" o:spid="_x0000_s1027" type="#_x0000_t202" style="position:absolute;margin-left:-60.6pt;margin-top:256.75pt;width:585.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" stroked="f">
                <v:textbox style="mso-fit-shape-to-text:t" inset="0,0,0,0">
                  <w:txbxContent>
                    <w:p w:rsidR="00553EE1" w:rsidRPr="000E50BC" w:rsidRDefault="00553EE1" w:rsidP="00553EE1">
                      <w:pPr>
                        <w:pStyle w:val="Caption"/>
                        <w:jc w:val="center"/>
                        <w:rPr>
                          <w:noProof/>
                        </w:rPr>
                      </w:pPr>
                      <w:r>
                        <w:t xml:space="preserve">Hình 1 </w:t>
                      </w:r>
                      <w:r>
                        <w:fldChar w:fldCharType="begin"/>
                      </w:r>
                      <w:r>
                        <w:instrText xml:space="preserve"> SEQ Hình_1 \* ARABIC </w:instrText>
                      </w:r>
                      <w:r>
                        <w:fldChar w:fldCharType="separate"/>
                      </w:r>
                      <w:r w:rsidR="003A6FEC">
                        <w:rPr>
                          <w:noProof/>
                        </w:rPr>
                        <w:t>2</w:t>
                      </w:r>
                      <w:r>
                        <w:fldChar w:fldCharType="end"/>
                      </w:r>
                      <w:r>
                        <w:t>: Use-Case cập nhật</w:t>
                      </w:r>
                    </w:p>
                  </w:txbxContent>
                </v:textbox>
                <w10:wrap type="square"/>
              </v:shape>
            </w:pict>
          </mc:Fallback>
        </mc:AlternateContent>
      </w:r>
      <w:r>
        <w:rPr>
          <w:noProof/>
        </w:rPr>
        <w:drawing>
          <wp:anchor distT="0" distB="0" distL="114300" distR="114300" simplePos="0" relativeHeight="251685888" behindDoc="0" locked="0" layoutInCell="1" allowOverlap="1" wp14:anchorId="469D8158" wp14:editId="2377F259">
            <wp:simplePos x="0" y="0"/>
            <wp:positionH relativeFrom="page">
              <wp:posOffset>144780</wp:posOffset>
            </wp:positionH>
            <wp:positionV relativeFrom="paragraph">
              <wp:posOffset>333375</wp:posOffset>
            </wp:positionV>
            <wp:extent cx="7437120" cy="2870200"/>
            <wp:effectExtent l="0" t="0" r="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37120" cy="28702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2.3.2)</w:t>
      </w:r>
      <w:r>
        <w:rPr>
          <w:sz w:val="28"/>
          <w:szCs w:val="28"/>
        </w:rPr>
        <w:tab/>
        <w:t>Use-Case 2</w:t>
      </w:r>
      <w:bookmarkEnd w:id="17"/>
    </w:p>
    <w:p w:rsidR="00681257" w:rsidRPr="008F6239" w:rsidRDefault="00681257" w:rsidP="008F6239">
      <w:pPr>
        <w:rPr>
          <w:sz w:val="28"/>
          <w:szCs w:val="28"/>
        </w:rPr>
      </w:pPr>
    </w:p>
    <w:p w:rsidR="000A7979" w:rsidRPr="00C557F8" w:rsidRDefault="000A7979" w:rsidP="00161583">
      <w:pPr>
        <w:pStyle w:val="Heading1"/>
        <w:rPr>
          <w:b/>
          <w:sz w:val="36"/>
          <w:szCs w:val="36"/>
        </w:rPr>
      </w:pPr>
      <w:bookmarkStart w:id="18" w:name="_Toc533053777"/>
      <w:r>
        <w:rPr>
          <w:b/>
          <w:sz w:val="36"/>
          <w:szCs w:val="36"/>
        </w:rPr>
        <w:t>Chương 3: Thiết kế</w:t>
      </w:r>
      <w:bookmarkEnd w:id="18"/>
    </w:p>
    <w:p w:rsidR="000A7979" w:rsidRDefault="000C43F2" w:rsidP="00161583">
      <w:pPr>
        <w:pStyle w:val="Heading2"/>
        <w:rPr>
          <w:b/>
          <w:sz w:val="28"/>
          <w:szCs w:val="28"/>
        </w:rPr>
      </w:pPr>
      <w:bookmarkStart w:id="19" w:name="_Toc533053778"/>
      <w:r>
        <w:rPr>
          <w:noProof/>
        </w:rPr>
        <w:drawing>
          <wp:anchor distT="0" distB="0" distL="114300" distR="114300" simplePos="0" relativeHeight="251660288" behindDoc="1" locked="0" layoutInCell="1" allowOverlap="1" wp14:anchorId="4B9910F4" wp14:editId="4A2C4B90">
            <wp:simplePos x="0" y="0"/>
            <wp:positionH relativeFrom="margin">
              <wp:posOffset>-419100</wp:posOffset>
            </wp:positionH>
            <wp:positionV relativeFrom="paragraph">
              <wp:posOffset>337820</wp:posOffset>
            </wp:positionV>
            <wp:extent cx="6865620" cy="2644140"/>
            <wp:effectExtent l="0" t="0" r="0" b="3810"/>
            <wp:wrapTight wrapText="bothSides">
              <wp:wrapPolygon edited="0">
                <wp:start x="0" y="0"/>
                <wp:lineTo x="0" y="21476"/>
                <wp:lineTo x="21516" y="2147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65620" cy="2644140"/>
                    </a:xfrm>
                    <a:prstGeom prst="rect">
                      <a:avLst/>
                    </a:prstGeom>
                  </pic:spPr>
                </pic:pic>
              </a:graphicData>
            </a:graphic>
            <wp14:sizeRelH relativeFrom="margin">
              <wp14:pctWidth>0</wp14:pctWidth>
            </wp14:sizeRelH>
            <wp14:sizeRelV relativeFrom="margin">
              <wp14:pctHeight>0</wp14:pctHeight>
            </wp14:sizeRelV>
          </wp:anchor>
        </w:drawing>
      </w:r>
      <w:r w:rsidR="000A7979">
        <w:rPr>
          <w:b/>
          <w:sz w:val="28"/>
          <w:szCs w:val="28"/>
        </w:rPr>
        <w:t>3.1)</w:t>
      </w:r>
      <w:r w:rsidR="000A7979">
        <w:rPr>
          <w:b/>
          <w:sz w:val="28"/>
          <w:szCs w:val="28"/>
        </w:rPr>
        <w:tab/>
        <w:t>Sơ đồ lớp</w:t>
      </w:r>
      <w:bookmarkEnd w:id="19"/>
    </w:p>
    <w:p w:rsidR="000C43F2" w:rsidRDefault="000C43F2" w:rsidP="00C557F8">
      <w:pPr>
        <w:rPr>
          <w:b/>
          <w:sz w:val="28"/>
          <w:szCs w:val="28"/>
        </w:rPr>
      </w:pPr>
    </w:p>
    <w:p w:rsidR="000C43F2" w:rsidRDefault="000A7979" w:rsidP="00161583">
      <w:pPr>
        <w:pStyle w:val="Heading2"/>
        <w:rPr>
          <w:b/>
          <w:sz w:val="28"/>
          <w:szCs w:val="28"/>
        </w:rPr>
      </w:pPr>
      <w:bookmarkStart w:id="20" w:name="_Toc533053779"/>
      <w:r>
        <w:rPr>
          <w:b/>
          <w:sz w:val="28"/>
          <w:szCs w:val="28"/>
        </w:rPr>
        <w:lastRenderedPageBreak/>
        <w:t>3.2)</w:t>
      </w:r>
      <w:r>
        <w:rPr>
          <w:b/>
          <w:sz w:val="28"/>
          <w:szCs w:val="28"/>
        </w:rPr>
        <w:tab/>
        <w:t>Thiết kế giao diện</w:t>
      </w:r>
      <w:r>
        <w:rPr>
          <w:b/>
          <w:sz w:val="28"/>
          <w:szCs w:val="28"/>
        </w:rPr>
        <w:tab/>
        <w:t>(đưa giao diện chính)</w:t>
      </w:r>
      <w:bookmarkEnd w:id="20"/>
    </w:p>
    <w:p w:rsidR="000C43F2" w:rsidRPr="00D21C84" w:rsidRDefault="00D21C84" w:rsidP="00D21C84">
      <w:pPr>
        <w:pStyle w:val="ListParagraph"/>
        <w:ind w:left="1080"/>
      </w:pPr>
      <w:r>
        <w:rPr>
          <w:noProof/>
        </w:rPr>
        <mc:AlternateContent>
          <mc:Choice Requires="wps">
            <w:drawing>
              <wp:anchor distT="0" distB="0" distL="114300" distR="114300" simplePos="0" relativeHeight="251689984" behindDoc="1" locked="0" layoutInCell="1" allowOverlap="1" wp14:anchorId="205BB4DF" wp14:editId="79369584">
                <wp:simplePos x="0" y="0"/>
                <wp:positionH relativeFrom="column">
                  <wp:posOffset>0</wp:posOffset>
                </wp:positionH>
                <wp:positionV relativeFrom="paragraph">
                  <wp:posOffset>3988435</wp:posOffset>
                </wp:positionV>
                <wp:extent cx="62026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6202680" cy="635"/>
                        </a:xfrm>
                        <a:prstGeom prst="rect">
                          <a:avLst/>
                        </a:prstGeom>
                        <a:solidFill>
                          <a:prstClr val="white"/>
                        </a:solidFill>
                        <a:ln>
                          <a:noFill/>
                        </a:ln>
                      </wps:spPr>
                      <wps:txbx>
                        <w:txbxContent>
                          <w:p w:rsidR="00D21C84" w:rsidRPr="00394963" w:rsidRDefault="00D21C84" w:rsidP="00D21C84">
                            <w:pPr>
                              <w:pStyle w:val="Caption"/>
                              <w:jc w:val="center"/>
                              <w:rPr>
                                <w:noProof/>
                              </w:rPr>
                            </w:pPr>
                            <w:r>
                              <w:t xml:space="preserve">Hình 1 </w:t>
                            </w:r>
                            <w:r>
                              <w:fldChar w:fldCharType="begin"/>
                            </w:r>
                            <w:r>
                              <w:instrText xml:space="preserve"> SEQ Hình_1 \* ARABIC </w:instrText>
                            </w:r>
                            <w:r>
                              <w:fldChar w:fldCharType="separate"/>
                            </w:r>
                            <w:r w:rsidR="003A6FEC">
                              <w:rPr>
                                <w:noProof/>
                              </w:rPr>
                              <w:t>3</w:t>
                            </w:r>
                            <w:r>
                              <w:fldChar w:fldCharType="end"/>
                            </w:r>
                            <w:r>
                              <w:t>: Giao diện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BB4DF" id="Text Box 11" o:spid="_x0000_s1028" type="#_x0000_t202" style="position:absolute;left:0;text-align:left;margin-left:0;margin-top:314.05pt;width:488.4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" stroked="f">
                <v:textbox style="mso-fit-shape-to-text:t" inset="0,0,0,0">
                  <w:txbxContent>
                    <w:p w:rsidR="00D21C84" w:rsidRPr="00394963" w:rsidRDefault="00D21C84" w:rsidP="00D21C84">
                      <w:pPr>
                        <w:pStyle w:val="Caption"/>
                        <w:jc w:val="center"/>
                        <w:rPr>
                          <w:noProof/>
                        </w:rPr>
                      </w:pPr>
                      <w:r>
                        <w:t xml:space="preserve">Hình 1 </w:t>
                      </w:r>
                      <w:r>
                        <w:fldChar w:fldCharType="begin"/>
                      </w:r>
                      <w:r>
                        <w:instrText xml:space="preserve"> SEQ Hình_1 \* ARABIC </w:instrText>
                      </w:r>
                      <w:r>
                        <w:fldChar w:fldCharType="separate"/>
                      </w:r>
                      <w:r w:rsidR="003A6FEC">
                        <w:rPr>
                          <w:noProof/>
                        </w:rPr>
                        <w:t>3</w:t>
                      </w:r>
                      <w:r>
                        <w:fldChar w:fldCharType="end"/>
                      </w:r>
                      <w:r>
                        <w:t>: Giao diện chính</w:t>
                      </w:r>
                    </w:p>
                  </w:txbxContent>
                </v:textbox>
                <w10:wrap type="tight"/>
              </v:shape>
            </w:pict>
          </mc:Fallback>
        </mc:AlternateContent>
      </w:r>
      <w:r>
        <w:rPr>
          <w:noProof/>
        </w:rPr>
        <w:drawing>
          <wp:anchor distT="0" distB="0" distL="114300" distR="114300" simplePos="0" relativeHeight="251661312" behindDoc="1" locked="0" layoutInCell="1" allowOverlap="1" wp14:anchorId="3E12E63C" wp14:editId="76175A3E">
            <wp:simplePos x="0" y="0"/>
            <wp:positionH relativeFrom="margin">
              <wp:align>left</wp:align>
            </wp:positionH>
            <wp:positionV relativeFrom="paragraph">
              <wp:posOffset>284480</wp:posOffset>
            </wp:positionV>
            <wp:extent cx="6202680" cy="3743325"/>
            <wp:effectExtent l="0" t="0" r="7620" b="9525"/>
            <wp:wrapTight wrapText="bothSides">
              <wp:wrapPolygon edited="0">
                <wp:start x="0" y="0"/>
                <wp:lineTo x="0" y="21545"/>
                <wp:lineTo x="21560" y="21545"/>
                <wp:lineTo x="2156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02680" cy="3743325"/>
                    </a:xfrm>
                    <a:prstGeom prst="rect">
                      <a:avLst/>
                    </a:prstGeom>
                  </pic:spPr>
                </pic:pic>
              </a:graphicData>
            </a:graphic>
            <wp14:sizeRelH relativeFrom="margin">
              <wp14:pctWidth>0</wp14:pctWidth>
            </wp14:sizeRelH>
            <wp14:sizeRelV relativeFrom="margin">
              <wp14:pctHeight>0</wp14:pctHeight>
            </wp14:sizeRelV>
          </wp:anchor>
        </w:drawing>
      </w:r>
    </w:p>
    <w:p w:rsidR="00D21C84" w:rsidRDefault="00D21C84" w:rsidP="00161583">
      <w:pPr>
        <w:pStyle w:val="Heading2"/>
        <w:rPr>
          <w:b/>
          <w:sz w:val="28"/>
          <w:szCs w:val="28"/>
        </w:rPr>
      </w:pPr>
    </w:p>
    <w:p w:rsidR="00871501" w:rsidRDefault="000A7979" w:rsidP="00161583">
      <w:pPr>
        <w:pStyle w:val="Heading2"/>
        <w:rPr>
          <w:b/>
          <w:sz w:val="28"/>
          <w:szCs w:val="28"/>
        </w:rPr>
      </w:pPr>
      <w:bookmarkStart w:id="21" w:name="_Toc533053780"/>
      <w:r>
        <w:rPr>
          <w:b/>
          <w:sz w:val="28"/>
          <w:szCs w:val="28"/>
        </w:rPr>
        <w:t>3.3)</w:t>
      </w:r>
      <w:r>
        <w:rPr>
          <w:b/>
          <w:sz w:val="28"/>
          <w:szCs w:val="28"/>
        </w:rPr>
        <w:tab/>
        <w:t>Thiết kế xử lý</w:t>
      </w:r>
      <w:bookmarkEnd w:id="21"/>
    </w:p>
    <w:p w:rsidR="00642070" w:rsidRDefault="00642070" w:rsidP="00642070">
      <w:pPr>
        <w:rPr>
          <w:sz w:val="28"/>
          <w:szCs w:val="28"/>
        </w:rPr>
      </w:pPr>
      <w:r>
        <w:tab/>
        <w:t>-</w:t>
      </w:r>
      <w:r>
        <w:rPr>
          <w:sz w:val="28"/>
          <w:szCs w:val="28"/>
        </w:rPr>
        <w:t>Class Function: có các hàm xử lý nhằm hỗ trợ việc vẽ đồ thị</w:t>
      </w:r>
    </w:p>
    <w:p w:rsidR="00621175" w:rsidRDefault="00621175" w:rsidP="00621175">
      <w:pPr>
        <w:rPr>
          <w:sz w:val="28"/>
          <w:szCs w:val="28"/>
        </w:rPr>
      </w:pPr>
      <w:r>
        <w:rPr>
          <w:sz w:val="28"/>
          <w:szCs w:val="28"/>
        </w:rPr>
        <w:tab/>
      </w:r>
      <w:r w:rsidRPr="00621175">
        <w:rPr>
          <w:sz w:val="28"/>
          <w:szCs w:val="28"/>
        </w:rPr>
        <w:t>- enum Type: xác định các kiểu dữ liệu của các biến, phép toán trong biểu</w:t>
      </w:r>
    </w:p>
    <w:p w:rsidR="00621175" w:rsidRDefault="00621175" w:rsidP="00621175">
      <w:pPr>
        <w:rPr>
          <w:sz w:val="28"/>
          <w:szCs w:val="28"/>
        </w:rPr>
      </w:pPr>
      <w:r>
        <w:rPr>
          <w:sz w:val="28"/>
          <w:szCs w:val="28"/>
        </w:rPr>
        <w:tab/>
        <w:t>- struct Symbol: Lưu trữ các kí tự của từng biến, phép toán</w:t>
      </w:r>
    </w:p>
    <w:p w:rsidR="00711757" w:rsidRDefault="00711757" w:rsidP="00621175">
      <w:pPr>
        <w:rPr>
          <w:sz w:val="28"/>
          <w:szCs w:val="28"/>
        </w:rPr>
      </w:pPr>
      <w:r>
        <w:rPr>
          <w:sz w:val="28"/>
          <w:szCs w:val="28"/>
        </w:rPr>
        <w:tab/>
        <w:t>- Sơ đồ liên kết chức năng:</w:t>
      </w:r>
    </w:p>
    <w:p w:rsidR="00711757" w:rsidRDefault="00A111B9" w:rsidP="00621175">
      <w:pPr>
        <w:rPr>
          <w:sz w:val="28"/>
          <w:szCs w:val="28"/>
        </w:rPr>
      </w:pPr>
      <w:r>
        <w:rPr>
          <w:noProof/>
          <w:sz w:val="28"/>
          <w:szCs w:val="28"/>
        </w:rPr>
        <mc:AlternateContent>
          <mc:Choice Requires="wps">
            <w:drawing>
              <wp:anchor distT="0" distB="0" distL="114300" distR="114300" simplePos="0" relativeHeight="251674624" behindDoc="0" locked="0" layoutInCell="1" allowOverlap="1" wp14:anchorId="78EE038B" wp14:editId="5E0AD19F">
                <wp:simplePos x="0" y="0"/>
                <wp:positionH relativeFrom="column">
                  <wp:posOffset>2057400</wp:posOffset>
                </wp:positionH>
                <wp:positionV relativeFrom="paragraph">
                  <wp:posOffset>815340</wp:posOffset>
                </wp:positionV>
                <wp:extent cx="510540" cy="510540"/>
                <wp:effectExtent l="38100" t="38100" r="22860" b="22860"/>
                <wp:wrapNone/>
                <wp:docPr id="24" name="Straight Arrow Connector 24"/>
                <wp:cNvGraphicFramePr/>
                <a:graphic xmlns:a="http://schemas.openxmlformats.org/drawingml/2006/main">
                  <a:graphicData uri="http://schemas.microsoft.com/office/word/2010/wordprocessingShape">
                    <wps:wsp>
                      <wps:cNvCnPr/>
                      <wps:spPr>
                        <a:xfrm flipH="1" flipV="1">
                          <a:off x="0" y="0"/>
                          <a:ext cx="510540" cy="510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A92528" id="_x0000_t32" coordsize="21600,21600" o:spt="32" o:oned="t" path="m,l21600,21600e" filled="f">
                <v:path arrowok="t" fillok="f" o:connecttype="none"/>
                <o:lock v:ext="edit" shapetype="t"/>
              </v:shapetype>
              <v:shape id="Straight Arrow Connector 24" o:spid="_x0000_s1026" type="#_x0000_t32" style="position:absolute;margin-left:162pt;margin-top:64.2pt;width:40.2pt;height:40.2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" strokecolor="#5b9bd5 [3204]" strokeweight=".5pt">
                <v:stroke endarrow="block" joinstyle="miter"/>
              </v:shape>
            </w:pict>
          </mc:Fallback>
        </mc:AlternateContent>
      </w:r>
      <w:r w:rsidR="00183C1D">
        <w:rPr>
          <w:noProof/>
          <w:sz w:val="28"/>
          <w:szCs w:val="28"/>
        </w:rPr>
        <mc:AlternateContent>
          <mc:Choice Requires="wps">
            <w:drawing>
              <wp:anchor distT="0" distB="0" distL="114300" distR="114300" simplePos="0" relativeHeight="251671552" behindDoc="0" locked="0" layoutInCell="1" allowOverlap="1" wp14:anchorId="6018B0C7" wp14:editId="2E42B157">
                <wp:simplePos x="0" y="0"/>
                <wp:positionH relativeFrom="column">
                  <wp:posOffset>4663440</wp:posOffset>
                </wp:positionH>
                <wp:positionV relativeFrom="paragraph">
                  <wp:posOffset>316230</wp:posOffset>
                </wp:positionV>
                <wp:extent cx="1912620" cy="518160"/>
                <wp:effectExtent l="0" t="0" r="11430" b="15240"/>
                <wp:wrapTopAndBottom/>
                <wp:docPr id="22" name="Rectangle 22"/>
                <wp:cNvGraphicFramePr/>
                <a:graphic xmlns:a="http://schemas.openxmlformats.org/drawingml/2006/main">
                  <a:graphicData uri="http://schemas.microsoft.com/office/word/2010/wordprocessingShape">
                    <wps:wsp>
                      <wps:cNvSpPr/>
                      <wps:spPr>
                        <a:xfrm>
                          <a:off x="0" y="0"/>
                          <a:ext cx="191262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6239" w:rsidRPr="00711757" w:rsidRDefault="008F6239" w:rsidP="00711757">
                            <w:pPr>
                              <w:jc w:val="center"/>
                              <w:rPr>
                                <w:sz w:val="24"/>
                                <w:szCs w:val="24"/>
                              </w:rPr>
                            </w:pPr>
                            <w:r>
                              <w:rPr>
                                <w:sz w:val="24"/>
                                <w:szCs w:val="24"/>
                              </w:rP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18B0C7" id="Rectangle 22" o:spid="_x0000_s1029" style="position:absolute;margin-left:367.2pt;margin-top:24.9pt;width:150.6pt;height:40.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" fillcolor="white [3201]" strokecolor="#70ad47 [3209]" strokeweight="1pt">
                <v:textbox>
                  <w:txbxContent>
                    <w:p w:rsidR="008F6239" w:rsidRPr="00711757" w:rsidRDefault="008F6239" w:rsidP="00711757">
                      <w:pPr>
                        <w:jc w:val="center"/>
                        <w:rPr>
                          <w:sz w:val="24"/>
                          <w:szCs w:val="24"/>
                        </w:rPr>
                      </w:pPr>
                      <w:r>
                        <w:rPr>
                          <w:sz w:val="24"/>
                          <w:szCs w:val="24"/>
                        </w:rPr>
                        <w:t>Cập nhật</w:t>
                      </w:r>
                    </w:p>
                  </w:txbxContent>
                </v:textbox>
                <w10:wrap type="topAndBottom"/>
              </v:rect>
            </w:pict>
          </mc:Fallback>
        </mc:AlternateContent>
      </w:r>
      <w:r w:rsidR="00711757">
        <w:rPr>
          <w:noProof/>
          <w:sz w:val="28"/>
          <w:szCs w:val="28"/>
        </w:rPr>
        <mc:AlternateContent>
          <mc:Choice Requires="wps">
            <w:drawing>
              <wp:anchor distT="0" distB="0" distL="114300" distR="114300" simplePos="0" relativeHeight="251667456" behindDoc="0" locked="0" layoutInCell="1" allowOverlap="1" wp14:anchorId="4F9A116C" wp14:editId="649B4CA0">
                <wp:simplePos x="0" y="0"/>
                <wp:positionH relativeFrom="column">
                  <wp:posOffset>441960</wp:posOffset>
                </wp:positionH>
                <wp:positionV relativeFrom="paragraph">
                  <wp:posOffset>220980</wp:posOffset>
                </wp:positionV>
                <wp:extent cx="1684020" cy="563880"/>
                <wp:effectExtent l="0" t="0" r="11430" b="26670"/>
                <wp:wrapTopAndBottom/>
                <wp:docPr id="20" name="Rectangle 20"/>
                <wp:cNvGraphicFramePr/>
                <a:graphic xmlns:a="http://schemas.openxmlformats.org/drawingml/2006/main">
                  <a:graphicData uri="http://schemas.microsoft.com/office/word/2010/wordprocessingShape">
                    <wps:wsp>
                      <wps:cNvSpPr/>
                      <wps:spPr>
                        <a:xfrm>
                          <a:off x="0" y="0"/>
                          <a:ext cx="16840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6239" w:rsidRPr="00711757" w:rsidRDefault="008F6239" w:rsidP="00711757">
                            <w:pPr>
                              <w:jc w:val="center"/>
                              <w:rPr>
                                <w:sz w:val="24"/>
                                <w:szCs w:val="24"/>
                              </w:rPr>
                            </w:pPr>
                            <w:r w:rsidRPr="00711757">
                              <w:rPr>
                                <w:sz w:val="24"/>
                                <w:szCs w:val="24"/>
                              </w:rPr>
                              <w:t>Vẽ đồ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A116C" id="Rectangle 20" o:spid="_x0000_s1030" style="position:absolute;margin-left:34.8pt;margin-top:17.4pt;width:132.6pt;height:44.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" fillcolor="white [3201]" strokecolor="#70ad47 [3209]" strokeweight="1pt">
                <v:textbox>
                  <w:txbxContent>
                    <w:p w:rsidR="008F6239" w:rsidRPr="00711757" w:rsidRDefault="008F6239" w:rsidP="00711757">
                      <w:pPr>
                        <w:jc w:val="center"/>
                        <w:rPr>
                          <w:sz w:val="24"/>
                          <w:szCs w:val="24"/>
                        </w:rPr>
                      </w:pPr>
                      <w:r w:rsidRPr="00711757">
                        <w:rPr>
                          <w:sz w:val="24"/>
                          <w:szCs w:val="24"/>
                        </w:rPr>
                        <w:t>Vẽ đồ thị</w:t>
                      </w:r>
                    </w:p>
                  </w:txbxContent>
                </v:textbox>
                <w10:wrap type="topAndBottom"/>
              </v:rect>
            </w:pict>
          </mc:Fallback>
        </mc:AlternateContent>
      </w:r>
      <w:r w:rsidR="00711757">
        <w:rPr>
          <w:sz w:val="28"/>
          <w:szCs w:val="28"/>
        </w:rPr>
        <w:tab/>
      </w:r>
      <w:r w:rsidR="00711757">
        <w:rPr>
          <w:sz w:val="28"/>
          <w:szCs w:val="28"/>
        </w:rPr>
        <w:tab/>
      </w:r>
      <w:r w:rsidR="00711757">
        <w:rPr>
          <w:sz w:val="28"/>
          <w:szCs w:val="28"/>
        </w:rPr>
        <w:tab/>
      </w:r>
      <w:r w:rsidR="00711757">
        <w:rPr>
          <w:sz w:val="28"/>
          <w:szCs w:val="28"/>
        </w:rPr>
        <w:tab/>
      </w:r>
      <w:r w:rsidR="00711757">
        <w:rPr>
          <w:sz w:val="28"/>
          <w:szCs w:val="28"/>
        </w:rPr>
        <w:tab/>
      </w:r>
    </w:p>
    <w:p w:rsidR="00711757" w:rsidRDefault="00A111B9" w:rsidP="00621175">
      <w:pPr>
        <w:rPr>
          <w:sz w:val="28"/>
          <w:szCs w:val="28"/>
        </w:rPr>
      </w:pPr>
      <w:r>
        <w:rPr>
          <w:noProof/>
          <w:sz w:val="28"/>
          <w:szCs w:val="28"/>
        </w:rPr>
        <mc:AlternateContent>
          <mc:Choice Requires="wps">
            <w:drawing>
              <wp:anchor distT="0" distB="0" distL="114300" distR="114300" simplePos="0" relativeHeight="251676672" behindDoc="0" locked="0" layoutInCell="1" allowOverlap="1" wp14:anchorId="34D781A6" wp14:editId="4A9589E2">
                <wp:simplePos x="0" y="0"/>
                <wp:positionH relativeFrom="column">
                  <wp:posOffset>4488180</wp:posOffset>
                </wp:positionH>
                <wp:positionV relativeFrom="paragraph">
                  <wp:posOffset>1523365</wp:posOffset>
                </wp:positionV>
                <wp:extent cx="487680" cy="487680"/>
                <wp:effectExtent l="0" t="0" r="83820" b="64770"/>
                <wp:wrapNone/>
                <wp:docPr id="26" name="Straight Arrow Connector 26"/>
                <wp:cNvGraphicFramePr/>
                <a:graphic xmlns:a="http://schemas.openxmlformats.org/drawingml/2006/main">
                  <a:graphicData uri="http://schemas.microsoft.com/office/word/2010/wordprocessingShape">
                    <wps:wsp>
                      <wps:cNvCnPr/>
                      <wps:spPr>
                        <a:xfrm>
                          <a:off x="0" y="0"/>
                          <a:ext cx="48768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543F86" id="Straight Arrow Connector 26" o:spid="_x0000_s1026" type="#_x0000_t32" style="position:absolute;margin-left:353.4pt;margin-top:119.95pt;width:38.4pt;height:38.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" strokecolor="#5b9bd5 [3204]" strokeweight=".5pt">
                <v:stroke endarrow="block" joinstyle="miter"/>
              </v:shape>
            </w:pict>
          </mc:Fallback>
        </mc:AlternateContent>
      </w:r>
      <w:r>
        <w:rPr>
          <w:noProof/>
          <w:sz w:val="28"/>
          <w:szCs w:val="28"/>
        </w:rPr>
        <mc:AlternateContent>
          <mc:Choice Requires="wps">
            <w:drawing>
              <wp:anchor distT="0" distB="0" distL="114300" distR="114300" simplePos="0" relativeHeight="251675648" behindDoc="0" locked="0" layoutInCell="1" allowOverlap="1" wp14:anchorId="65D76F00" wp14:editId="14CA5348">
                <wp:simplePos x="0" y="0"/>
                <wp:positionH relativeFrom="column">
                  <wp:posOffset>4511040</wp:posOffset>
                </wp:positionH>
                <wp:positionV relativeFrom="paragraph">
                  <wp:posOffset>525145</wp:posOffset>
                </wp:positionV>
                <wp:extent cx="487680" cy="487680"/>
                <wp:effectExtent l="0" t="38100" r="64770" b="26670"/>
                <wp:wrapNone/>
                <wp:docPr id="25" name="Straight Arrow Connector 25"/>
                <wp:cNvGraphicFramePr/>
                <a:graphic xmlns:a="http://schemas.openxmlformats.org/drawingml/2006/main">
                  <a:graphicData uri="http://schemas.microsoft.com/office/word/2010/wordprocessingShape">
                    <wps:wsp>
                      <wps:cNvCnPr/>
                      <wps:spPr>
                        <a:xfrm flipV="1">
                          <a:off x="0" y="0"/>
                          <a:ext cx="48768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50AE30" id="Straight Arrow Connector 25" o:spid="_x0000_s1026" type="#_x0000_t32" style="position:absolute;margin-left:355.2pt;margin-top:41.35pt;width:38.4pt;height:38.4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" strokecolor="#5b9bd5 [3204]" strokeweight=".5pt">
                <v:stroke endarrow="block" joinstyle="miter"/>
              </v:shape>
            </w:pict>
          </mc:Fallback>
        </mc:AlternateContent>
      </w:r>
      <w:r w:rsidR="00711757">
        <w:rPr>
          <w:noProof/>
          <w:sz w:val="28"/>
          <w:szCs w:val="28"/>
        </w:rPr>
        <mc:AlternateContent>
          <mc:Choice Requires="wps">
            <w:drawing>
              <wp:anchor distT="0" distB="0" distL="114300" distR="114300" simplePos="0" relativeHeight="251666432" behindDoc="0" locked="0" layoutInCell="1" allowOverlap="1" wp14:anchorId="30E9A36F" wp14:editId="0E2FAE99">
                <wp:simplePos x="0" y="0"/>
                <wp:positionH relativeFrom="column">
                  <wp:posOffset>2567940</wp:posOffset>
                </wp:positionH>
                <wp:positionV relativeFrom="paragraph">
                  <wp:posOffset>1000760</wp:posOffset>
                </wp:positionV>
                <wp:extent cx="1912620" cy="518160"/>
                <wp:effectExtent l="0" t="0" r="11430" b="15240"/>
                <wp:wrapTopAndBottom/>
                <wp:docPr id="19" name="Rectangle 19"/>
                <wp:cNvGraphicFramePr/>
                <a:graphic xmlns:a="http://schemas.openxmlformats.org/drawingml/2006/main">
                  <a:graphicData uri="http://schemas.microsoft.com/office/word/2010/wordprocessingShape">
                    <wps:wsp>
                      <wps:cNvSpPr/>
                      <wps:spPr>
                        <a:xfrm>
                          <a:off x="0" y="0"/>
                          <a:ext cx="191262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6239" w:rsidRPr="00711757" w:rsidRDefault="008F6239" w:rsidP="00711757">
                            <w:pPr>
                              <w:jc w:val="center"/>
                              <w:rPr>
                                <w:sz w:val="24"/>
                                <w:szCs w:val="24"/>
                              </w:rPr>
                            </w:pPr>
                            <w:r w:rsidRPr="00711757">
                              <w:rPr>
                                <w:sz w:val="24"/>
                                <w:szCs w:val="24"/>
                              </w:rPr>
                              <w:t>Mô phỏng đồ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9A36F" id="Rectangle 19" o:spid="_x0000_s1031" style="position:absolute;margin-left:202.2pt;margin-top:78.8pt;width:150.6pt;height:40.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" fillcolor="white [3201]" strokecolor="#70ad47 [3209]" strokeweight="1pt">
                <v:textbox>
                  <w:txbxContent>
                    <w:p w:rsidR="008F6239" w:rsidRPr="00711757" w:rsidRDefault="008F6239" w:rsidP="00711757">
                      <w:pPr>
                        <w:jc w:val="center"/>
                        <w:rPr>
                          <w:sz w:val="24"/>
                          <w:szCs w:val="24"/>
                        </w:rPr>
                      </w:pPr>
                      <w:r w:rsidRPr="00711757">
                        <w:rPr>
                          <w:sz w:val="24"/>
                          <w:szCs w:val="24"/>
                        </w:rPr>
                        <w:t>Mô phỏng đồ thị</w:t>
                      </w:r>
                    </w:p>
                  </w:txbxContent>
                </v:textbox>
                <w10:wrap type="topAndBottom"/>
              </v:rect>
            </w:pict>
          </mc:Fallback>
        </mc:AlternateContent>
      </w:r>
    </w:p>
    <w:p w:rsidR="00711757" w:rsidRDefault="00A111B9" w:rsidP="00621175">
      <w:pPr>
        <w:rPr>
          <w:sz w:val="28"/>
          <w:szCs w:val="28"/>
        </w:rPr>
      </w:pPr>
      <w:r>
        <w:rPr>
          <w:noProof/>
          <w:sz w:val="28"/>
          <w:szCs w:val="28"/>
        </w:rPr>
        <w:lastRenderedPageBreak/>
        <mc:AlternateContent>
          <mc:Choice Requires="wps">
            <w:drawing>
              <wp:anchor distT="0" distB="0" distL="114300" distR="114300" simplePos="0" relativeHeight="251677696" behindDoc="0" locked="0" layoutInCell="1" allowOverlap="1" wp14:anchorId="5649CBD1" wp14:editId="681CFF85">
                <wp:simplePos x="0" y="0"/>
                <wp:positionH relativeFrom="column">
                  <wp:posOffset>2019300</wp:posOffset>
                </wp:positionH>
                <wp:positionV relativeFrom="paragraph">
                  <wp:posOffset>696595</wp:posOffset>
                </wp:positionV>
                <wp:extent cx="579120" cy="579120"/>
                <wp:effectExtent l="38100" t="0" r="30480" b="49530"/>
                <wp:wrapNone/>
                <wp:docPr id="27" name="Straight Arrow Connector 27"/>
                <wp:cNvGraphicFramePr/>
                <a:graphic xmlns:a="http://schemas.openxmlformats.org/drawingml/2006/main">
                  <a:graphicData uri="http://schemas.microsoft.com/office/word/2010/wordprocessingShape">
                    <wps:wsp>
                      <wps:cNvCnPr/>
                      <wps:spPr>
                        <a:xfrm flipH="1">
                          <a:off x="0" y="0"/>
                          <a:ext cx="57912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95F9D" id="Straight Arrow Connector 27" o:spid="_x0000_s1026" type="#_x0000_t32" style="position:absolute;margin-left:159pt;margin-top:54.85pt;width:45.6pt;height:45.6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" strokecolor="#5b9bd5 [3204]" strokeweight=".5pt">
                <v:stroke endarrow="block" joinstyle="miter"/>
              </v:shape>
            </w:pict>
          </mc:Fallback>
        </mc:AlternateContent>
      </w:r>
      <w:r w:rsidR="00183C1D">
        <w:rPr>
          <w:noProof/>
          <w:sz w:val="28"/>
          <w:szCs w:val="28"/>
        </w:rPr>
        <mc:AlternateContent>
          <mc:Choice Requires="wps">
            <w:drawing>
              <wp:anchor distT="0" distB="0" distL="114300" distR="114300" simplePos="0" relativeHeight="251673600" behindDoc="0" locked="0" layoutInCell="1" allowOverlap="1" wp14:anchorId="3B836F0D" wp14:editId="3C48287B">
                <wp:simplePos x="0" y="0"/>
                <wp:positionH relativeFrom="column">
                  <wp:posOffset>4701540</wp:posOffset>
                </wp:positionH>
                <wp:positionV relativeFrom="paragraph">
                  <wp:posOffset>1172845</wp:posOffset>
                </wp:positionV>
                <wp:extent cx="1912620" cy="518160"/>
                <wp:effectExtent l="0" t="0" r="11430" b="15240"/>
                <wp:wrapTopAndBottom/>
                <wp:docPr id="23" name="Rectangle 23"/>
                <wp:cNvGraphicFramePr/>
                <a:graphic xmlns:a="http://schemas.openxmlformats.org/drawingml/2006/main">
                  <a:graphicData uri="http://schemas.microsoft.com/office/word/2010/wordprocessingShape">
                    <wps:wsp>
                      <wps:cNvSpPr/>
                      <wps:spPr>
                        <a:xfrm>
                          <a:off x="0" y="0"/>
                          <a:ext cx="191262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6239" w:rsidRPr="00711757" w:rsidRDefault="008F6239" w:rsidP="00183C1D">
                            <w:pPr>
                              <w:jc w:val="center"/>
                              <w:rPr>
                                <w:sz w:val="24"/>
                                <w:szCs w:val="24"/>
                              </w:rPr>
                            </w:pPr>
                            <w:r>
                              <w:rPr>
                                <w:sz w:val="24"/>
                                <w:szCs w:val="24"/>
                              </w:rPr>
                              <w:t>Di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36F0D" id="Rectangle 23" o:spid="_x0000_s1032" style="position:absolute;margin-left:370.2pt;margin-top:92.35pt;width:150.6pt;height:40.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" fillcolor="white [3201]" strokecolor="#70ad47 [3209]" strokeweight="1pt">
                <v:textbox>
                  <w:txbxContent>
                    <w:p w:rsidR="008F6239" w:rsidRPr="00711757" w:rsidRDefault="008F6239" w:rsidP="00183C1D">
                      <w:pPr>
                        <w:jc w:val="center"/>
                        <w:rPr>
                          <w:sz w:val="24"/>
                          <w:szCs w:val="24"/>
                        </w:rPr>
                      </w:pPr>
                      <w:r>
                        <w:rPr>
                          <w:sz w:val="24"/>
                          <w:szCs w:val="24"/>
                        </w:rPr>
                        <w:t>Di chuyển</w:t>
                      </w:r>
                    </w:p>
                  </w:txbxContent>
                </v:textbox>
                <w10:wrap type="topAndBottom"/>
              </v:rect>
            </w:pict>
          </mc:Fallback>
        </mc:AlternateContent>
      </w:r>
      <w:r w:rsidR="00711757">
        <w:rPr>
          <w:sz w:val="28"/>
          <w:szCs w:val="28"/>
        </w:rPr>
        <w:tab/>
      </w:r>
      <w:r w:rsidR="00711757">
        <w:rPr>
          <w:sz w:val="28"/>
          <w:szCs w:val="28"/>
        </w:rPr>
        <w:tab/>
      </w:r>
      <w:r w:rsidR="00711757">
        <w:rPr>
          <w:sz w:val="28"/>
          <w:szCs w:val="28"/>
        </w:rPr>
        <w:tab/>
      </w:r>
      <w:r w:rsidR="00711757">
        <w:rPr>
          <w:sz w:val="28"/>
          <w:szCs w:val="28"/>
        </w:rPr>
        <w:tab/>
      </w:r>
    </w:p>
    <w:p w:rsidR="00711757" w:rsidRDefault="00711757" w:rsidP="00621175">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3745B998" wp14:editId="08EDDDEE">
                <wp:simplePos x="0" y="0"/>
                <wp:positionH relativeFrom="column">
                  <wp:posOffset>441960</wp:posOffset>
                </wp:positionH>
                <wp:positionV relativeFrom="paragraph">
                  <wp:posOffset>251460</wp:posOffset>
                </wp:positionV>
                <wp:extent cx="1912620" cy="518160"/>
                <wp:effectExtent l="0" t="0" r="11430" b="15240"/>
                <wp:wrapTopAndBottom/>
                <wp:docPr id="21" name="Rectangle 21"/>
                <wp:cNvGraphicFramePr/>
                <a:graphic xmlns:a="http://schemas.openxmlformats.org/drawingml/2006/main">
                  <a:graphicData uri="http://schemas.microsoft.com/office/word/2010/wordprocessingShape">
                    <wps:wsp>
                      <wps:cNvSpPr/>
                      <wps:spPr>
                        <a:xfrm>
                          <a:off x="0" y="0"/>
                          <a:ext cx="1912620" cy="518160"/>
                        </a:xfrm>
                        <a:prstGeom prst="rect">
                          <a:avLst/>
                        </a:prstGeom>
                      </wps:spPr>
                      <wps:style>
                        <a:lnRef idx="2">
                          <a:schemeClr val="accent6"/>
                        </a:lnRef>
                        <a:fillRef idx="1">
                          <a:schemeClr val="lt1"/>
                        </a:fillRef>
                        <a:effectRef idx="0">
                          <a:schemeClr val="accent6"/>
                        </a:effectRef>
                        <a:fontRef idx="minor">
                          <a:schemeClr val="dk1"/>
                        </a:fontRef>
                      </wps:style>
                      <wps:txbx>
                        <w:txbxContent>
                          <w:p w:rsidR="008F6239" w:rsidRPr="00711757" w:rsidRDefault="008F6239" w:rsidP="00711757">
                            <w:pPr>
                              <w:jc w:val="center"/>
                              <w:rPr>
                                <w:sz w:val="24"/>
                                <w:szCs w:val="24"/>
                              </w:rPr>
                            </w:pPr>
                            <w:r>
                              <w:rPr>
                                <w:sz w:val="24"/>
                                <w:szCs w:val="24"/>
                              </w:rPr>
                              <w:t>Phóng to, thu nhỏ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5B998" id="Rectangle 21" o:spid="_x0000_s1033" style="position:absolute;margin-left:34.8pt;margin-top:19.8pt;width:150.6pt;height:40.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" fillcolor="white [3201]" strokecolor="#70ad47 [3209]" strokeweight="1pt">
                <v:textbox>
                  <w:txbxContent>
                    <w:p w:rsidR="008F6239" w:rsidRPr="00711757" w:rsidRDefault="008F6239" w:rsidP="00711757">
                      <w:pPr>
                        <w:jc w:val="center"/>
                        <w:rPr>
                          <w:sz w:val="24"/>
                          <w:szCs w:val="24"/>
                        </w:rPr>
                      </w:pPr>
                      <w:r>
                        <w:rPr>
                          <w:sz w:val="24"/>
                          <w:szCs w:val="24"/>
                        </w:rPr>
                        <w:t>Phóng to, thu nhỏ</w:t>
                      </w:r>
                    </w:p>
                  </w:txbxContent>
                </v:textbox>
                <w10:wrap type="topAndBottom"/>
              </v:rect>
            </w:pict>
          </mc:Fallback>
        </mc:AlternateContent>
      </w:r>
    </w:p>
    <w:p w:rsidR="00711757" w:rsidRDefault="00711757" w:rsidP="00621175">
      <w:pPr>
        <w:rPr>
          <w:sz w:val="28"/>
          <w:szCs w:val="28"/>
        </w:rPr>
      </w:pPr>
    </w:p>
    <w:p w:rsidR="00711757" w:rsidRDefault="00711757" w:rsidP="00621175">
      <w:pPr>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126"/>
        <w:gridCol w:w="1843"/>
        <w:gridCol w:w="2552"/>
        <w:gridCol w:w="1518"/>
      </w:tblGrid>
      <w:tr w:rsidR="005D1F3D" w:rsidRPr="004275E6" w:rsidTr="008F6239">
        <w:tc>
          <w:tcPr>
            <w:tcW w:w="817" w:type="dxa"/>
            <w:shd w:val="clear" w:color="auto" w:fill="auto"/>
          </w:tcPr>
          <w:p w:rsidR="005D1F3D" w:rsidRPr="004275E6" w:rsidRDefault="005D1F3D" w:rsidP="008F6239">
            <w:pPr>
              <w:jc w:val="center"/>
              <w:rPr>
                <w:rFonts w:eastAsia="Calibri"/>
                <w:noProof/>
                <w:szCs w:val="26"/>
              </w:rPr>
            </w:pPr>
            <w:r w:rsidRPr="004275E6">
              <w:rPr>
                <w:rFonts w:eastAsia="Calibri"/>
                <w:noProof/>
                <w:szCs w:val="26"/>
              </w:rPr>
              <w:t>STT</w:t>
            </w:r>
          </w:p>
        </w:tc>
        <w:tc>
          <w:tcPr>
            <w:tcW w:w="2126" w:type="dxa"/>
            <w:shd w:val="clear" w:color="auto" w:fill="auto"/>
          </w:tcPr>
          <w:p w:rsidR="005D1F3D" w:rsidRPr="004275E6" w:rsidRDefault="005D1F3D" w:rsidP="008F6239">
            <w:pPr>
              <w:jc w:val="center"/>
              <w:rPr>
                <w:rFonts w:eastAsia="Calibri"/>
                <w:noProof/>
                <w:szCs w:val="26"/>
              </w:rPr>
            </w:pPr>
            <w:r w:rsidRPr="004275E6">
              <w:rPr>
                <w:rFonts w:eastAsia="Calibri"/>
                <w:noProof/>
                <w:szCs w:val="26"/>
              </w:rPr>
              <w:t xml:space="preserve">Tên </w:t>
            </w:r>
          </w:p>
        </w:tc>
        <w:tc>
          <w:tcPr>
            <w:tcW w:w="1843" w:type="dxa"/>
            <w:shd w:val="clear" w:color="auto" w:fill="auto"/>
          </w:tcPr>
          <w:p w:rsidR="005D1F3D" w:rsidRPr="004275E6" w:rsidRDefault="005D1F3D" w:rsidP="008F6239">
            <w:pPr>
              <w:jc w:val="center"/>
              <w:rPr>
                <w:rFonts w:eastAsia="Calibri"/>
                <w:noProof/>
                <w:szCs w:val="26"/>
              </w:rPr>
            </w:pPr>
            <w:r w:rsidRPr="004275E6">
              <w:rPr>
                <w:rFonts w:eastAsia="Calibri"/>
                <w:noProof/>
                <w:szCs w:val="26"/>
              </w:rPr>
              <w:t xml:space="preserve">Kiểu </w:t>
            </w:r>
          </w:p>
        </w:tc>
        <w:tc>
          <w:tcPr>
            <w:tcW w:w="2552" w:type="dxa"/>
            <w:shd w:val="clear" w:color="auto" w:fill="auto"/>
          </w:tcPr>
          <w:p w:rsidR="005D1F3D" w:rsidRPr="004275E6" w:rsidRDefault="005D1F3D" w:rsidP="008F6239">
            <w:pPr>
              <w:jc w:val="center"/>
              <w:rPr>
                <w:rFonts w:eastAsia="Calibri"/>
                <w:noProof/>
                <w:szCs w:val="26"/>
              </w:rPr>
            </w:pPr>
            <w:r w:rsidRPr="004275E6">
              <w:rPr>
                <w:rFonts w:eastAsia="Calibri"/>
                <w:noProof/>
                <w:szCs w:val="26"/>
              </w:rPr>
              <w:t>Ý nghĩa</w:t>
            </w:r>
          </w:p>
        </w:tc>
        <w:tc>
          <w:tcPr>
            <w:tcW w:w="1518" w:type="dxa"/>
            <w:shd w:val="clear" w:color="auto" w:fill="auto"/>
          </w:tcPr>
          <w:p w:rsidR="005D1F3D" w:rsidRPr="004275E6" w:rsidRDefault="005D1F3D" w:rsidP="008F6239">
            <w:pPr>
              <w:jc w:val="center"/>
              <w:rPr>
                <w:rFonts w:eastAsia="Calibri"/>
                <w:noProof/>
                <w:szCs w:val="26"/>
              </w:rPr>
            </w:pPr>
            <w:r w:rsidRPr="004275E6">
              <w:rPr>
                <w:rFonts w:eastAsia="Calibri"/>
                <w:noProof/>
                <w:szCs w:val="26"/>
              </w:rPr>
              <w:t>Ghi chú</w:t>
            </w:r>
          </w:p>
        </w:tc>
      </w:tr>
      <w:tr w:rsidR="005D1F3D" w:rsidRPr="004275E6" w:rsidTr="008F6239">
        <w:tc>
          <w:tcPr>
            <w:tcW w:w="817" w:type="dxa"/>
            <w:shd w:val="clear" w:color="auto" w:fill="auto"/>
          </w:tcPr>
          <w:p w:rsidR="005D1F3D" w:rsidRPr="004275E6" w:rsidRDefault="005D1F3D" w:rsidP="008F6239">
            <w:pPr>
              <w:jc w:val="center"/>
              <w:rPr>
                <w:rFonts w:eastAsia="Calibri"/>
                <w:noProof/>
                <w:szCs w:val="26"/>
              </w:rPr>
            </w:pPr>
            <w:r w:rsidRPr="004275E6">
              <w:rPr>
                <w:rFonts w:eastAsia="Calibri"/>
                <w:noProof/>
                <w:szCs w:val="26"/>
              </w:rPr>
              <w:t>1</w:t>
            </w:r>
          </w:p>
        </w:tc>
        <w:tc>
          <w:tcPr>
            <w:tcW w:w="2126" w:type="dxa"/>
            <w:shd w:val="clear" w:color="auto" w:fill="auto"/>
          </w:tcPr>
          <w:p w:rsidR="005D1F3D" w:rsidRPr="004275E6" w:rsidRDefault="005D1F3D" w:rsidP="008F6239">
            <w:pPr>
              <w:jc w:val="center"/>
              <w:rPr>
                <w:rFonts w:eastAsia="Calibri"/>
                <w:noProof/>
                <w:szCs w:val="26"/>
              </w:rPr>
            </w:pPr>
            <w:r>
              <w:rPr>
                <w:rFonts w:eastAsia="Calibri"/>
                <w:noProof/>
                <w:szCs w:val="26"/>
              </w:rPr>
              <w:t>txtTile</w:t>
            </w:r>
          </w:p>
        </w:tc>
        <w:tc>
          <w:tcPr>
            <w:tcW w:w="1843" w:type="dxa"/>
            <w:shd w:val="clear" w:color="auto" w:fill="auto"/>
          </w:tcPr>
          <w:p w:rsidR="005D1F3D" w:rsidRPr="004275E6" w:rsidRDefault="005D1F3D" w:rsidP="008F6239">
            <w:pPr>
              <w:jc w:val="center"/>
              <w:rPr>
                <w:rFonts w:eastAsia="Calibri"/>
                <w:noProof/>
                <w:szCs w:val="26"/>
              </w:rPr>
            </w:pPr>
            <w:r>
              <w:rPr>
                <w:rFonts w:eastAsia="Calibri"/>
                <w:noProof/>
                <w:szCs w:val="26"/>
              </w:rPr>
              <w:t>textbox</w:t>
            </w:r>
          </w:p>
        </w:tc>
        <w:tc>
          <w:tcPr>
            <w:tcW w:w="2552" w:type="dxa"/>
            <w:shd w:val="clear" w:color="auto" w:fill="auto"/>
          </w:tcPr>
          <w:p w:rsidR="005D1F3D" w:rsidRPr="004275E6" w:rsidRDefault="005D1F3D" w:rsidP="008F6239">
            <w:pPr>
              <w:jc w:val="center"/>
              <w:rPr>
                <w:rFonts w:eastAsia="Calibri"/>
                <w:noProof/>
                <w:szCs w:val="26"/>
              </w:rPr>
            </w:pPr>
            <w:r>
              <w:rPr>
                <w:rFonts w:eastAsia="Calibri"/>
                <w:noProof/>
                <w:szCs w:val="26"/>
              </w:rPr>
              <w:t>Tỉ lệ trục</w:t>
            </w:r>
          </w:p>
        </w:tc>
        <w:tc>
          <w:tcPr>
            <w:tcW w:w="1518" w:type="dxa"/>
            <w:shd w:val="clear" w:color="auto" w:fill="auto"/>
          </w:tcPr>
          <w:p w:rsidR="005D1F3D" w:rsidRPr="004275E6" w:rsidRDefault="005D1F3D" w:rsidP="008F6239">
            <w:pPr>
              <w:jc w:val="center"/>
              <w:rPr>
                <w:rFonts w:eastAsia="Calibri"/>
                <w:noProof/>
                <w:szCs w:val="26"/>
              </w:rPr>
            </w:pPr>
          </w:p>
        </w:tc>
      </w:tr>
      <w:tr w:rsidR="005D1F3D" w:rsidRPr="004275E6" w:rsidTr="008F6239">
        <w:tc>
          <w:tcPr>
            <w:tcW w:w="817" w:type="dxa"/>
            <w:shd w:val="clear" w:color="auto" w:fill="auto"/>
          </w:tcPr>
          <w:p w:rsidR="005D1F3D" w:rsidRPr="004275E6" w:rsidRDefault="005D1F3D" w:rsidP="008F6239">
            <w:pPr>
              <w:jc w:val="center"/>
              <w:rPr>
                <w:rFonts w:eastAsia="Calibri"/>
                <w:noProof/>
                <w:szCs w:val="26"/>
              </w:rPr>
            </w:pPr>
            <w:r w:rsidRPr="004275E6">
              <w:rPr>
                <w:rFonts w:eastAsia="Calibri"/>
                <w:noProof/>
                <w:szCs w:val="26"/>
              </w:rPr>
              <w:t>2</w:t>
            </w:r>
          </w:p>
        </w:tc>
        <w:tc>
          <w:tcPr>
            <w:tcW w:w="2126" w:type="dxa"/>
            <w:shd w:val="clear" w:color="auto" w:fill="auto"/>
          </w:tcPr>
          <w:p w:rsidR="005D1F3D" w:rsidRPr="004275E6" w:rsidRDefault="005D1F3D" w:rsidP="008F6239">
            <w:pPr>
              <w:jc w:val="center"/>
              <w:rPr>
                <w:rFonts w:eastAsia="Calibri"/>
                <w:noProof/>
                <w:szCs w:val="26"/>
              </w:rPr>
            </w:pPr>
            <w:r>
              <w:rPr>
                <w:rFonts w:eastAsia="Calibri"/>
                <w:noProof/>
                <w:szCs w:val="26"/>
              </w:rPr>
              <w:t>txtMax</w:t>
            </w:r>
          </w:p>
        </w:tc>
        <w:tc>
          <w:tcPr>
            <w:tcW w:w="1843" w:type="dxa"/>
            <w:shd w:val="clear" w:color="auto" w:fill="auto"/>
          </w:tcPr>
          <w:p w:rsidR="005D1F3D" w:rsidRPr="004275E6" w:rsidRDefault="005D1F3D" w:rsidP="008F6239">
            <w:pPr>
              <w:jc w:val="center"/>
              <w:rPr>
                <w:rFonts w:eastAsia="Calibri"/>
                <w:noProof/>
                <w:szCs w:val="26"/>
              </w:rPr>
            </w:pPr>
            <w:r>
              <w:rPr>
                <w:rFonts w:eastAsia="Calibri"/>
                <w:noProof/>
                <w:szCs w:val="26"/>
              </w:rPr>
              <w:t>textbox</w:t>
            </w:r>
          </w:p>
        </w:tc>
        <w:tc>
          <w:tcPr>
            <w:tcW w:w="2552" w:type="dxa"/>
            <w:shd w:val="clear" w:color="auto" w:fill="auto"/>
          </w:tcPr>
          <w:p w:rsidR="005D1F3D" w:rsidRPr="004275E6" w:rsidRDefault="005D1F3D" w:rsidP="008F6239">
            <w:pPr>
              <w:jc w:val="center"/>
              <w:rPr>
                <w:rFonts w:eastAsia="Calibri"/>
                <w:noProof/>
                <w:szCs w:val="26"/>
              </w:rPr>
            </w:pPr>
            <w:r>
              <w:rPr>
                <w:rFonts w:eastAsia="Calibri"/>
                <w:noProof/>
                <w:szCs w:val="26"/>
              </w:rPr>
              <w:t>Giới hạn max</w:t>
            </w:r>
          </w:p>
        </w:tc>
        <w:tc>
          <w:tcPr>
            <w:tcW w:w="1518" w:type="dxa"/>
            <w:shd w:val="clear" w:color="auto" w:fill="auto"/>
          </w:tcPr>
          <w:p w:rsidR="005D1F3D" w:rsidRPr="004275E6" w:rsidRDefault="005D1F3D" w:rsidP="008F6239">
            <w:pPr>
              <w:jc w:val="center"/>
              <w:rPr>
                <w:rFonts w:eastAsia="Calibri"/>
                <w:noProof/>
                <w:szCs w:val="26"/>
              </w:rPr>
            </w:pPr>
          </w:p>
        </w:tc>
      </w:tr>
      <w:tr w:rsidR="005D1F3D" w:rsidRPr="004275E6" w:rsidTr="008F6239">
        <w:tc>
          <w:tcPr>
            <w:tcW w:w="817" w:type="dxa"/>
            <w:shd w:val="clear" w:color="auto" w:fill="auto"/>
          </w:tcPr>
          <w:p w:rsidR="005D1F3D" w:rsidRPr="004275E6" w:rsidRDefault="005D1F3D" w:rsidP="008F6239">
            <w:pPr>
              <w:jc w:val="center"/>
              <w:rPr>
                <w:rFonts w:eastAsia="Calibri"/>
                <w:noProof/>
                <w:szCs w:val="26"/>
              </w:rPr>
            </w:pPr>
            <w:r>
              <w:rPr>
                <w:rFonts w:eastAsia="Calibri"/>
                <w:noProof/>
                <w:szCs w:val="26"/>
              </w:rPr>
              <w:t>3</w:t>
            </w:r>
          </w:p>
        </w:tc>
        <w:tc>
          <w:tcPr>
            <w:tcW w:w="2126" w:type="dxa"/>
            <w:shd w:val="clear" w:color="auto" w:fill="auto"/>
          </w:tcPr>
          <w:p w:rsidR="005D1F3D" w:rsidRDefault="005D1F3D" w:rsidP="008F6239">
            <w:pPr>
              <w:jc w:val="center"/>
              <w:rPr>
                <w:rFonts w:eastAsia="Calibri"/>
                <w:noProof/>
                <w:szCs w:val="26"/>
              </w:rPr>
            </w:pPr>
            <w:r>
              <w:rPr>
                <w:rFonts w:eastAsia="Calibri"/>
                <w:noProof/>
                <w:szCs w:val="26"/>
              </w:rPr>
              <w:t>txtMin</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Textbox</w:t>
            </w:r>
          </w:p>
        </w:tc>
        <w:tc>
          <w:tcPr>
            <w:tcW w:w="2552" w:type="dxa"/>
            <w:shd w:val="clear" w:color="auto" w:fill="auto"/>
          </w:tcPr>
          <w:p w:rsidR="005D1F3D" w:rsidRDefault="005D1F3D" w:rsidP="008F6239">
            <w:pPr>
              <w:jc w:val="center"/>
              <w:rPr>
                <w:rFonts w:eastAsia="Calibri"/>
                <w:noProof/>
                <w:szCs w:val="26"/>
              </w:rPr>
            </w:pPr>
            <w:r>
              <w:rPr>
                <w:rFonts w:eastAsia="Calibri"/>
                <w:noProof/>
                <w:szCs w:val="26"/>
              </w:rPr>
              <w:t>Giới hạn min</w:t>
            </w:r>
          </w:p>
        </w:tc>
        <w:tc>
          <w:tcPr>
            <w:tcW w:w="1518" w:type="dxa"/>
            <w:shd w:val="clear" w:color="auto" w:fill="auto"/>
          </w:tcPr>
          <w:p w:rsidR="005D1F3D" w:rsidRPr="004275E6" w:rsidRDefault="005D1F3D" w:rsidP="008F6239">
            <w:pPr>
              <w:jc w:val="center"/>
              <w:rPr>
                <w:rFonts w:eastAsia="Calibri"/>
                <w:noProof/>
                <w:szCs w:val="26"/>
              </w:rPr>
            </w:pPr>
          </w:p>
        </w:tc>
      </w:tr>
      <w:tr w:rsidR="005D1F3D" w:rsidRPr="004275E6" w:rsidTr="008F6239">
        <w:tc>
          <w:tcPr>
            <w:tcW w:w="817" w:type="dxa"/>
            <w:shd w:val="clear" w:color="auto" w:fill="auto"/>
          </w:tcPr>
          <w:p w:rsidR="005D1F3D" w:rsidRPr="004275E6" w:rsidRDefault="005D1F3D" w:rsidP="008F6239">
            <w:pPr>
              <w:jc w:val="center"/>
              <w:rPr>
                <w:rFonts w:eastAsia="Calibri"/>
                <w:noProof/>
                <w:szCs w:val="26"/>
              </w:rPr>
            </w:pPr>
            <w:r>
              <w:rPr>
                <w:rFonts w:eastAsia="Calibri"/>
                <w:noProof/>
                <w:szCs w:val="26"/>
              </w:rPr>
              <w:t>4</w:t>
            </w:r>
          </w:p>
        </w:tc>
        <w:tc>
          <w:tcPr>
            <w:tcW w:w="2126" w:type="dxa"/>
            <w:shd w:val="clear" w:color="auto" w:fill="auto"/>
          </w:tcPr>
          <w:p w:rsidR="005D1F3D" w:rsidRPr="004275E6" w:rsidRDefault="005D1F3D" w:rsidP="008F6239">
            <w:pPr>
              <w:jc w:val="center"/>
              <w:rPr>
                <w:rFonts w:eastAsia="Calibri"/>
                <w:noProof/>
                <w:szCs w:val="26"/>
              </w:rPr>
            </w:pPr>
            <w:r>
              <w:rPr>
                <w:rFonts w:eastAsia="Calibri"/>
                <w:noProof/>
                <w:szCs w:val="26"/>
              </w:rPr>
              <w:t>chkAutoFill</w:t>
            </w:r>
          </w:p>
        </w:tc>
        <w:tc>
          <w:tcPr>
            <w:tcW w:w="1843" w:type="dxa"/>
            <w:shd w:val="clear" w:color="auto" w:fill="auto"/>
          </w:tcPr>
          <w:p w:rsidR="005D1F3D" w:rsidRPr="004275E6" w:rsidRDefault="005D1F3D" w:rsidP="008F6239">
            <w:pPr>
              <w:jc w:val="center"/>
              <w:rPr>
                <w:rFonts w:eastAsia="Calibri"/>
                <w:noProof/>
                <w:szCs w:val="26"/>
              </w:rPr>
            </w:pPr>
            <w:r>
              <w:rPr>
                <w:rFonts w:eastAsia="Calibri"/>
                <w:noProof/>
                <w:szCs w:val="26"/>
              </w:rPr>
              <w:t>Checkbox</w:t>
            </w:r>
          </w:p>
        </w:tc>
        <w:tc>
          <w:tcPr>
            <w:tcW w:w="2552" w:type="dxa"/>
            <w:shd w:val="clear" w:color="auto" w:fill="auto"/>
          </w:tcPr>
          <w:p w:rsidR="005D1F3D" w:rsidRPr="004275E6" w:rsidRDefault="005D1F3D" w:rsidP="008F6239">
            <w:pPr>
              <w:jc w:val="center"/>
              <w:rPr>
                <w:rFonts w:eastAsia="Calibri"/>
                <w:noProof/>
                <w:szCs w:val="26"/>
              </w:rPr>
            </w:pPr>
            <w:r>
              <w:rPr>
                <w:rFonts w:eastAsia="Calibri"/>
                <w:noProof/>
                <w:szCs w:val="26"/>
              </w:rPr>
              <w:t>Vẽ trọn khung</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Pr="004275E6" w:rsidRDefault="005D1F3D" w:rsidP="008F6239">
            <w:pPr>
              <w:jc w:val="center"/>
              <w:rPr>
                <w:rFonts w:eastAsia="Calibri"/>
                <w:noProof/>
                <w:szCs w:val="26"/>
              </w:rPr>
            </w:pPr>
            <w:r>
              <w:rPr>
                <w:rFonts w:eastAsia="Calibri"/>
                <w:noProof/>
                <w:szCs w:val="26"/>
              </w:rPr>
              <w:t>5</w:t>
            </w:r>
          </w:p>
        </w:tc>
        <w:tc>
          <w:tcPr>
            <w:tcW w:w="2126" w:type="dxa"/>
            <w:shd w:val="clear" w:color="auto" w:fill="auto"/>
          </w:tcPr>
          <w:p w:rsidR="005D1F3D" w:rsidRPr="004275E6" w:rsidRDefault="005D1F3D" w:rsidP="008F6239">
            <w:pPr>
              <w:jc w:val="center"/>
              <w:rPr>
                <w:rFonts w:eastAsia="Calibri"/>
                <w:noProof/>
                <w:szCs w:val="26"/>
              </w:rPr>
            </w:pPr>
            <w:r>
              <w:rPr>
                <w:rFonts w:eastAsia="Calibri"/>
                <w:noProof/>
                <w:szCs w:val="26"/>
              </w:rPr>
              <w:t>txtFunction</w:t>
            </w:r>
          </w:p>
        </w:tc>
        <w:tc>
          <w:tcPr>
            <w:tcW w:w="1843" w:type="dxa"/>
            <w:shd w:val="clear" w:color="auto" w:fill="auto"/>
          </w:tcPr>
          <w:p w:rsidR="005D1F3D" w:rsidRPr="004275E6" w:rsidRDefault="005D1F3D" w:rsidP="008F6239">
            <w:pPr>
              <w:jc w:val="center"/>
              <w:rPr>
                <w:rFonts w:eastAsia="Calibri"/>
                <w:noProof/>
                <w:szCs w:val="26"/>
              </w:rPr>
            </w:pPr>
            <w:r>
              <w:rPr>
                <w:rFonts w:eastAsia="Calibri"/>
                <w:noProof/>
                <w:szCs w:val="26"/>
              </w:rPr>
              <w:t>Textbox</w:t>
            </w:r>
          </w:p>
        </w:tc>
        <w:tc>
          <w:tcPr>
            <w:tcW w:w="2552" w:type="dxa"/>
            <w:shd w:val="clear" w:color="auto" w:fill="auto"/>
          </w:tcPr>
          <w:p w:rsidR="005D1F3D" w:rsidRPr="004275E6" w:rsidRDefault="005D1F3D" w:rsidP="008F6239">
            <w:pPr>
              <w:jc w:val="center"/>
              <w:rPr>
                <w:rFonts w:eastAsia="Calibri"/>
                <w:noProof/>
                <w:szCs w:val="26"/>
              </w:rPr>
            </w:pPr>
            <w:r>
              <w:rPr>
                <w:rFonts w:eastAsia="Calibri"/>
                <w:noProof/>
                <w:szCs w:val="26"/>
              </w:rPr>
              <w:t>Biểu thức đồ thị</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Default="005D1F3D" w:rsidP="008F6239">
            <w:pPr>
              <w:jc w:val="center"/>
              <w:rPr>
                <w:rFonts w:eastAsia="Calibri"/>
                <w:noProof/>
                <w:szCs w:val="26"/>
              </w:rPr>
            </w:pPr>
            <w:r>
              <w:rPr>
                <w:rFonts w:eastAsia="Calibri"/>
                <w:noProof/>
                <w:szCs w:val="26"/>
              </w:rPr>
              <w:t>6</w:t>
            </w:r>
          </w:p>
        </w:tc>
        <w:tc>
          <w:tcPr>
            <w:tcW w:w="2126" w:type="dxa"/>
            <w:shd w:val="clear" w:color="auto" w:fill="auto"/>
          </w:tcPr>
          <w:p w:rsidR="005D1F3D" w:rsidRDefault="005D1F3D" w:rsidP="008F6239">
            <w:pPr>
              <w:jc w:val="center"/>
              <w:rPr>
                <w:rFonts w:eastAsia="Calibri"/>
                <w:noProof/>
                <w:szCs w:val="26"/>
              </w:rPr>
            </w:pPr>
            <w:r>
              <w:rPr>
                <w:rFonts w:eastAsia="Calibri"/>
                <w:noProof/>
                <w:szCs w:val="26"/>
              </w:rPr>
              <w:t>btnFunc</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Button</w:t>
            </w:r>
          </w:p>
        </w:tc>
        <w:tc>
          <w:tcPr>
            <w:tcW w:w="2552" w:type="dxa"/>
            <w:shd w:val="clear" w:color="auto" w:fill="auto"/>
          </w:tcPr>
          <w:p w:rsidR="005D1F3D" w:rsidRDefault="005D1F3D" w:rsidP="008F6239">
            <w:pPr>
              <w:jc w:val="center"/>
              <w:rPr>
                <w:rFonts w:eastAsia="Calibri"/>
                <w:noProof/>
                <w:szCs w:val="26"/>
              </w:rPr>
            </w:pPr>
            <w:r>
              <w:rPr>
                <w:rFonts w:eastAsia="Calibri"/>
                <w:noProof/>
                <w:szCs w:val="26"/>
              </w:rPr>
              <w:t>Chứa các biểu thức lượng giác và phép toán</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Default="005D1F3D" w:rsidP="008F6239">
            <w:pPr>
              <w:jc w:val="center"/>
              <w:rPr>
                <w:rFonts w:eastAsia="Calibri"/>
                <w:noProof/>
                <w:szCs w:val="26"/>
              </w:rPr>
            </w:pPr>
            <w:r>
              <w:rPr>
                <w:rFonts w:eastAsia="Calibri"/>
                <w:noProof/>
                <w:szCs w:val="26"/>
              </w:rPr>
              <w:t>7</w:t>
            </w:r>
          </w:p>
        </w:tc>
        <w:tc>
          <w:tcPr>
            <w:tcW w:w="2126" w:type="dxa"/>
            <w:shd w:val="clear" w:color="auto" w:fill="auto"/>
          </w:tcPr>
          <w:p w:rsidR="005D1F3D" w:rsidRDefault="005D1F3D" w:rsidP="008F6239">
            <w:pPr>
              <w:jc w:val="center"/>
              <w:rPr>
                <w:rFonts w:eastAsia="Calibri"/>
                <w:noProof/>
                <w:szCs w:val="26"/>
              </w:rPr>
            </w:pPr>
            <w:r w:rsidRPr="00B13011">
              <w:rPr>
                <w:rFonts w:eastAsia="Calibri"/>
                <w:noProof/>
                <w:szCs w:val="26"/>
              </w:rPr>
              <w:t>btnPaint</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Button</w:t>
            </w:r>
          </w:p>
        </w:tc>
        <w:tc>
          <w:tcPr>
            <w:tcW w:w="2552" w:type="dxa"/>
            <w:shd w:val="clear" w:color="auto" w:fill="auto"/>
          </w:tcPr>
          <w:p w:rsidR="005D1F3D" w:rsidRDefault="005D1F3D" w:rsidP="008F6239">
            <w:pPr>
              <w:rPr>
                <w:rFonts w:eastAsia="Calibri"/>
                <w:noProof/>
                <w:szCs w:val="26"/>
              </w:rPr>
            </w:pPr>
            <w:r>
              <w:rPr>
                <w:rFonts w:eastAsia="Calibri"/>
                <w:noProof/>
                <w:szCs w:val="26"/>
              </w:rPr>
              <w:t>Thực hiện vẽ</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Default="005D1F3D" w:rsidP="008F6239">
            <w:pPr>
              <w:jc w:val="center"/>
              <w:rPr>
                <w:rFonts w:eastAsia="Calibri"/>
                <w:noProof/>
                <w:szCs w:val="26"/>
              </w:rPr>
            </w:pPr>
            <w:r>
              <w:rPr>
                <w:rFonts w:eastAsia="Calibri"/>
                <w:noProof/>
                <w:szCs w:val="26"/>
              </w:rPr>
              <w:t>8</w:t>
            </w:r>
          </w:p>
        </w:tc>
        <w:tc>
          <w:tcPr>
            <w:tcW w:w="2126" w:type="dxa"/>
            <w:shd w:val="clear" w:color="auto" w:fill="auto"/>
          </w:tcPr>
          <w:p w:rsidR="005D1F3D" w:rsidRPr="00B13011" w:rsidRDefault="005D1F3D" w:rsidP="008F6239">
            <w:pPr>
              <w:jc w:val="center"/>
              <w:rPr>
                <w:rFonts w:eastAsia="Calibri"/>
                <w:noProof/>
                <w:szCs w:val="26"/>
              </w:rPr>
            </w:pPr>
            <w:r>
              <w:rPr>
                <w:rFonts w:eastAsia="Calibri"/>
                <w:noProof/>
                <w:szCs w:val="26"/>
              </w:rPr>
              <w:t>btnClear</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Button</w:t>
            </w:r>
          </w:p>
        </w:tc>
        <w:tc>
          <w:tcPr>
            <w:tcW w:w="2552" w:type="dxa"/>
            <w:shd w:val="clear" w:color="auto" w:fill="auto"/>
          </w:tcPr>
          <w:p w:rsidR="005D1F3D" w:rsidRDefault="005D1F3D" w:rsidP="008F6239">
            <w:pPr>
              <w:rPr>
                <w:rFonts w:eastAsia="Calibri"/>
                <w:noProof/>
                <w:szCs w:val="26"/>
              </w:rPr>
            </w:pPr>
            <w:r>
              <w:rPr>
                <w:rFonts w:eastAsia="Calibri"/>
                <w:noProof/>
                <w:szCs w:val="26"/>
              </w:rPr>
              <w:t>Xoá đồ thị hiện tại</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Default="005D1F3D" w:rsidP="008F6239">
            <w:pPr>
              <w:jc w:val="center"/>
              <w:rPr>
                <w:rFonts w:eastAsia="Calibri"/>
                <w:noProof/>
                <w:szCs w:val="26"/>
              </w:rPr>
            </w:pPr>
            <w:r>
              <w:rPr>
                <w:rFonts w:eastAsia="Calibri"/>
                <w:noProof/>
                <w:szCs w:val="26"/>
              </w:rPr>
              <w:t>9</w:t>
            </w:r>
          </w:p>
        </w:tc>
        <w:tc>
          <w:tcPr>
            <w:tcW w:w="2126" w:type="dxa"/>
            <w:shd w:val="clear" w:color="auto" w:fill="auto"/>
          </w:tcPr>
          <w:p w:rsidR="005D1F3D" w:rsidRDefault="005D1F3D" w:rsidP="008F6239">
            <w:pPr>
              <w:jc w:val="center"/>
              <w:rPr>
                <w:rFonts w:eastAsia="Calibri"/>
                <w:noProof/>
                <w:szCs w:val="26"/>
              </w:rPr>
            </w:pPr>
            <w:r>
              <w:rPr>
                <w:rFonts w:eastAsia="Calibri"/>
                <w:noProof/>
                <w:szCs w:val="26"/>
              </w:rPr>
              <w:t>btnZoomOut</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Button</w:t>
            </w:r>
          </w:p>
        </w:tc>
        <w:tc>
          <w:tcPr>
            <w:tcW w:w="2552" w:type="dxa"/>
            <w:shd w:val="clear" w:color="auto" w:fill="auto"/>
          </w:tcPr>
          <w:p w:rsidR="005D1F3D" w:rsidRDefault="005D1F3D" w:rsidP="008F6239">
            <w:pPr>
              <w:rPr>
                <w:rFonts w:eastAsia="Calibri"/>
                <w:noProof/>
                <w:szCs w:val="26"/>
              </w:rPr>
            </w:pPr>
            <w:r>
              <w:rPr>
                <w:rFonts w:eastAsia="Calibri"/>
                <w:noProof/>
                <w:szCs w:val="26"/>
              </w:rPr>
              <w:t>Thu nhỏ</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Default="005D1F3D" w:rsidP="008F6239">
            <w:pPr>
              <w:jc w:val="center"/>
              <w:rPr>
                <w:rFonts w:eastAsia="Calibri"/>
                <w:noProof/>
                <w:szCs w:val="26"/>
              </w:rPr>
            </w:pPr>
            <w:r>
              <w:rPr>
                <w:rFonts w:eastAsia="Calibri"/>
                <w:noProof/>
                <w:szCs w:val="26"/>
              </w:rPr>
              <w:t>10</w:t>
            </w:r>
          </w:p>
        </w:tc>
        <w:tc>
          <w:tcPr>
            <w:tcW w:w="2126" w:type="dxa"/>
            <w:shd w:val="clear" w:color="auto" w:fill="auto"/>
          </w:tcPr>
          <w:p w:rsidR="005D1F3D" w:rsidRDefault="005D1F3D" w:rsidP="008F6239">
            <w:pPr>
              <w:jc w:val="center"/>
              <w:rPr>
                <w:rFonts w:eastAsia="Calibri"/>
                <w:noProof/>
                <w:szCs w:val="26"/>
              </w:rPr>
            </w:pPr>
            <w:r>
              <w:rPr>
                <w:rFonts w:eastAsia="Calibri"/>
                <w:noProof/>
                <w:szCs w:val="26"/>
              </w:rPr>
              <w:t>btnZoomIn</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Button</w:t>
            </w:r>
          </w:p>
        </w:tc>
        <w:tc>
          <w:tcPr>
            <w:tcW w:w="2552" w:type="dxa"/>
            <w:shd w:val="clear" w:color="auto" w:fill="auto"/>
          </w:tcPr>
          <w:p w:rsidR="005D1F3D" w:rsidRDefault="005D1F3D" w:rsidP="008F6239">
            <w:pPr>
              <w:rPr>
                <w:rFonts w:eastAsia="Calibri"/>
                <w:noProof/>
                <w:szCs w:val="26"/>
              </w:rPr>
            </w:pPr>
            <w:r>
              <w:rPr>
                <w:rFonts w:eastAsia="Calibri"/>
                <w:noProof/>
                <w:szCs w:val="26"/>
              </w:rPr>
              <w:t>Phóng to</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Default="005D1F3D" w:rsidP="008F6239">
            <w:pPr>
              <w:jc w:val="center"/>
              <w:rPr>
                <w:rFonts w:eastAsia="Calibri"/>
                <w:noProof/>
                <w:szCs w:val="26"/>
              </w:rPr>
            </w:pPr>
            <w:r>
              <w:rPr>
                <w:rFonts w:eastAsia="Calibri"/>
                <w:noProof/>
                <w:szCs w:val="26"/>
              </w:rPr>
              <w:t>11</w:t>
            </w:r>
          </w:p>
        </w:tc>
        <w:tc>
          <w:tcPr>
            <w:tcW w:w="2126" w:type="dxa"/>
            <w:shd w:val="clear" w:color="auto" w:fill="auto"/>
          </w:tcPr>
          <w:p w:rsidR="005D1F3D" w:rsidRDefault="005D1F3D" w:rsidP="008F6239">
            <w:pPr>
              <w:jc w:val="center"/>
              <w:rPr>
                <w:rFonts w:eastAsia="Calibri"/>
                <w:noProof/>
                <w:szCs w:val="26"/>
              </w:rPr>
            </w:pPr>
            <w:r>
              <w:rPr>
                <w:rFonts w:eastAsia="Calibri"/>
                <w:noProof/>
                <w:szCs w:val="26"/>
              </w:rPr>
              <w:t>btnZoom</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Button</w:t>
            </w:r>
          </w:p>
        </w:tc>
        <w:tc>
          <w:tcPr>
            <w:tcW w:w="2552" w:type="dxa"/>
            <w:shd w:val="clear" w:color="auto" w:fill="auto"/>
          </w:tcPr>
          <w:p w:rsidR="005D1F3D" w:rsidRDefault="005D1F3D" w:rsidP="008F6239">
            <w:pPr>
              <w:rPr>
                <w:rFonts w:eastAsia="Calibri"/>
                <w:noProof/>
                <w:szCs w:val="26"/>
              </w:rPr>
            </w:pPr>
            <w:r>
              <w:rPr>
                <w:rFonts w:eastAsia="Calibri"/>
                <w:noProof/>
                <w:szCs w:val="26"/>
              </w:rPr>
              <w:t>Hiển thị thanh phóng to thu, nhỏ</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Default="005D1F3D" w:rsidP="008F6239">
            <w:pPr>
              <w:jc w:val="center"/>
              <w:rPr>
                <w:rFonts w:eastAsia="Calibri"/>
                <w:noProof/>
                <w:szCs w:val="26"/>
              </w:rPr>
            </w:pPr>
            <w:r>
              <w:rPr>
                <w:rFonts w:eastAsia="Calibri"/>
                <w:noProof/>
                <w:szCs w:val="26"/>
              </w:rPr>
              <w:t>12</w:t>
            </w:r>
          </w:p>
        </w:tc>
        <w:tc>
          <w:tcPr>
            <w:tcW w:w="2126" w:type="dxa"/>
            <w:shd w:val="clear" w:color="auto" w:fill="auto"/>
          </w:tcPr>
          <w:p w:rsidR="005D1F3D" w:rsidRDefault="005D1F3D" w:rsidP="008F6239">
            <w:pPr>
              <w:jc w:val="center"/>
              <w:rPr>
                <w:rFonts w:eastAsia="Calibri"/>
                <w:noProof/>
                <w:szCs w:val="26"/>
              </w:rPr>
            </w:pPr>
            <w:r>
              <w:rPr>
                <w:rFonts w:eastAsia="Calibri"/>
                <w:noProof/>
                <w:szCs w:val="26"/>
              </w:rPr>
              <w:t>trkZoom</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Trackbar</w:t>
            </w:r>
          </w:p>
        </w:tc>
        <w:tc>
          <w:tcPr>
            <w:tcW w:w="2552" w:type="dxa"/>
            <w:shd w:val="clear" w:color="auto" w:fill="auto"/>
          </w:tcPr>
          <w:p w:rsidR="005D1F3D" w:rsidRDefault="005D1F3D" w:rsidP="008F6239">
            <w:pPr>
              <w:rPr>
                <w:rFonts w:eastAsia="Calibri"/>
                <w:noProof/>
                <w:szCs w:val="26"/>
              </w:rPr>
            </w:pPr>
            <w:r>
              <w:rPr>
                <w:rFonts w:eastAsia="Calibri"/>
                <w:noProof/>
                <w:szCs w:val="26"/>
              </w:rPr>
              <w:t>Thanh phóng to, thu nhỏ</w:t>
            </w:r>
          </w:p>
        </w:tc>
        <w:tc>
          <w:tcPr>
            <w:tcW w:w="1518" w:type="dxa"/>
            <w:shd w:val="clear" w:color="auto" w:fill="auto"/>
          </w:tcPr>
          <w:p w:rsidR="005D1F3D" w:rsidRPr="004275E6" w:rsidRDefault="005D1F3D" w:rsidP="008F6239">
            <w:pPr>
              <w:rPr>
                <w:rFonts w:eastAsia="Calibri"/>
                <w:noProof/>
                <w:szCs w:val="26"/>
              </w:rPr>
            </w:pPr>
          </w:p>
        </w:tc>
      </w:tr>
      <w:tr w:rsidR="005D1F3D" w:rsidRPr="004275E6" w:rsidTr="008F6239">
        <w:tc>
          <w:tcPr>
            <w:tcW w:w="817" w:type="dxa"/>
            <w:shd w:val="clear" w:color="auto" w:fill="auto"/>
          </w:tcPr>
          <w:p w:rsidR="005D1F3D" w:rsidRDefault="005D1F3D" w:rsidP="008F6239">
            <w:pPr>
              <w:jc w:val="center"/>
              <w:rPr>
                <w:rFonts w:eastAsia="Calibri"/>
                <w:noProof/>
                <w:szCs w:val="26"/>
              </w:rPr>
            </w:pPr>
            <w:r>
              <w:rPr>
                <w:rFonts w:eastAsia="Calibri"/>
                <w:noProof/>
                <w:szCs w:val="26"/>
              </w:rPr>
              <w:t>13</w:t>
            </w:r>
          </w:p>
        </w:tc>
        <w:tc>
          <w:tcPr>
            <w:tcW w:w="2126" w:type="dxa"/>
            <w:shd w:val="clear" w:color="auto" w:fill="auto"/>
          </w:tcPr>
          <w:p w:rsidR="005D1F3D" w:rsidRDefault="005D1F3D" w:rsidP="008F6239">
            <w:pPr>
              <w:jc w:val="center"/>
              <w:rPr>
                <w:rFonts w:eastAsia="Calibri"/>
                <w:noProof/>
                <w:szCs w:val="26"/>
              </w:rPr>
            </w:pPr>
            <w:r>
              <w:rPr>
                <w:rFonts w:eastAsia="Calibri"/>
                <w:noProof/>
                <w:szCs w:val="26"/>
              </w:rPr>
              <w:t>PicPaint</w:t>
            </w:r>
          </w:p>
        </w:tc>
        <w:tc>
          <w:tcPr>
            <w:tcW w:w="1843" w:type="dxa"/>
            <w:shd w:val="clear" w:color="auto" w:fill="auto"/>
          </w:tcPr>
          <w:p w:rsidR="005D1F3D" w:rsidRDefault="005D1F3D" w:rsidP="008F6239">
            <w:pPr>
              <w:jc w:val="center"/>
              <w:rPr>
                <w:rFonts w:eastAsia="Calibri"/>
                <w:noProof/>
                <w:szCs w:val="26"/>
              </w:rPr>
            </w:pPr>
            <w:r>
              <w:rPr>
                <w:rFonts w:eastAsia="Calibri"/>
                <w:noProof/>
                <w:szCs w:val="26"/>
              </w:rPr>
              <w:t>PictureBox</w:t>
            </w:r>
          </w:p>
        </w:tc>
        <w:tc>
          <w:tcPr>
            <w:tcW w:w="2552" w:type="dxa"/>
            <w:shd w:val="clear" w:color="auto" w:fill="auto"/>
          </w:tcPr>
          <w:p w:rsidR="005D1F3D" w:rsidRDefault="005D1F3D" w:rsidP="008F6239">
            <w:pPr>
              <w:rPr>
                <w:rFonts w:eastAsia="Calibri"/>
                <w:noProof/>
                <w:szCs w:val="26"/>
              </w:rPr>
            </w:pPr>
            <w:r>
              <w:rPr>
                <w:rFonts w:eastAsia="Calibri"/>
                <w:noProof/>
                <w:szCs w:val="26"/>
              </w:rPr>
              <w:t>Nơi vẽ đồ thị</w:t>
            </w:r>
          </w:p>
        </w:tc>
        <w:tc>
          <w:tcPr>
            <w:tcW w:w="1518" w:type="dxa"/>
            <w:shd w:val="clear" w:color="auto" w:fill="auto"/>
          </w:tcPr>
          <w:p w:rsidR="005D1F3D" w:rsidRPr="004275E6" w:rsidRDefault="005D1F3D" w:rsidP="008F6239">
            <w:pPr>
              <w:rPr>
                <w:rFonts w:eastAsia="Calibri"/>
                <w:noProof/>
                <w:szCs w:val="26"/>
              </w:rPr>
            </w:pPr>
          </w:p>
        </w:tc>
      </w:tr>
    </w:tbl>
    <w:p w:rsidR="003A6FEC" w:rsidRDefault="003A6FEC" w:rsidP="00621175">
      <w:pPr>
        <w:rPr>
          <w:sz w:val="28"/>
          <w:szCs w:val="28"/>
        </w:rPr>
      </w:pPr>
      <w:r>
        <w:rPr>
          <w:noProof/>
        </w:rPr>
        <w:lastRenderedPageBreak/>
        <mc:AlternateContent>
          <mc:Choice Requires="wps">
            <w:drawing>
              <wp:anchor distT="0" distB="0" distL="114300" distR="114300" simplePos="0" relativeHeight="251693056" behindDoc="0" locked="0" layoutInCell="1" allowOverlap="1" wp14:anchorId="2867A18B" wp14:editId="2AAD202C">
                <wp:simplePos x="0" y="0"/>
                <wp:positionH relativeFrom="column">
                  <wp:posOffset>-914400</wp:posOffset>
                </wp:positionH>
                <wp:positionV relativeFrom="paragraph">
                  <wp:posOffset>4055745</wp:posOffset>
                </wp:positionV>
                <wp:extent cx="80137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8013700" cy="635"/>
                        </a:xfrm>
                        <a:prstGeom prst="rect">
                          <a:avLst/>
                        </a:prstGeom>
                        <a:solidFill>
                          <a:prstClr val="white"/>
                        </a:solidFill>
                        <a:ln>
                          <a:noFill/>
                        </a:ln>
                      </wps:spPr>
                      <wps:txbx>
                        <w:txbxContent>
                          <w:p w:rsidR="003A6FEC" w:rsidRPr="00437F48" w:rsidRDefault="003A6FEC" w:rsidP="003A6FEC">
                            <w:pPr>
                              <w:pStyle w:val="Caption"/>
                              <w:jc w:val="center"/>
                              <w:rPr>
                                <w:noProof/>
                              </w:rPr>
                            </w:pPr>
                            <w:r>
                              <w:t xml:space="preserve">Hình 1 </w:t>
                            </w:r>
                            <w:r>
                              <w:fldChar w:fldCharType="begin"/>
                            </w:r>
                            <w:r>
                              <w:instrText xml:space="preserve"> SEQ Hình_1 \* ARABIC </w:instrText>
                            </w:r>
                            <w:r>
                              <w:fldChar w:fldCharType="separate"/>
                            </w:r>
                            <w:r>
                              <w:rPr>
                                <w:noProof/>
                              </w:rPr>
                              <w:t>4</w:t>
                            </w:r>
                            <w:r>
                              <w:fldChar w:fldCharType="end"/>
                            </w:r>
                            <w:r>
                              <w:t>: Activity Diagram vẽ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7A18B" id="Text Box 13" o:spid="_x0000_s1034" type="#_x0000_t202" style="position:absolute;margin-left:-1in;margin-top:319.35pt;width:63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" stroked="f">
                <v:textbox style="mso-fit-shape-to-text:t" inset="0,0,0,0">
                  <w:txbxContent>
                    <w:p w:rsidR="003A6FEC" w:rsidRPr="00437F48" w:rsidRDefault="003A6FEC" w:rsidP="003A6FEC">
                      <w:pPr>
                        <w:pStyle w:val="Caption"/>
                        <w:jc w:val="center"/>
                        <w:rPr>
                          <w:noProof/>
                        </w:rPr>
                      </w:pPr>
                      <w:r>
                        <w:t xml:space="preserve">Hình 1 </w:t>
                      </w:r>
                      <w:r>
                        <w:fldChar w:fldCharType="begin"/>
                      </w:r>
                      <w:r>
                        <w:instrText xml:space="preserve"> SEQ Hình_1 \* ARABIC </w:instrText>
                      </w:r>
                      <w:r>
                        <w:fldChar w:fldCharType="separate"/>
                      </w:r>
                      <w:r>
                        <w:rPr>
                          <w:noProof/>
                        </w:rPr>
                        <w:t>4</w:t>
                      </w:r>
                      <w:r>
                        <w:fldChar w:fldCharType="end"/>
                      </w:r>
                      <w:r>
                        <w:t>: Activity Diagram vẽ</w:t>
                      </w:r>
                    </w:p>
                  </w:txbxContent>
                </v:textbox>
                <w10:wrap type="square"/>
              </v:shape>
            </w:pict>
          </mc:Fallback>
        </mc:AlternateContent>
      </w:r>
      <w:r>
        <w:rPr>
          <w:noProof/>
        </w:rPr>
        <w:drawing>
          <wp:anchor distT="0" distB="0" distL="114300" distR="114300" simplePos="0" relativeHeight="251691008" behindDoc="0" locked="0" layoutInCell="1" allowOverlap="1" wp14:anchorId="4EB8072F" wp14:editId="04F86FB1">
            <wp:simplePos x="0" y="0"/>
            <wp:positionH relativeFrom="page">
              <wp:align>left</wp:align>
            </wp:positionH>
            <wp:positionV relativeFrom="paragraph">
              <wp:posOffset>264795</wp:posOffset>
            </wp:positionV>
            <wp:extent cx="8013843" cy="37338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8013843" cy="3733800"/>
                    </a:xfrm>
                    <a:prstGeom prst="rect">
                      <a:avLst/>
                    </a:prstGeom>
                  </pic:spPr>
                </pic:pic>
              </a:graphicData>
            </a:graphic>
            <wp14:sizeRelH relativeFrom="margin">
              <wp14:pctWidth>0</wp14:pctWidth>
            </wp14:sizeRelH>
            <wp14:sizeRelV relativeFrom="margin">
              <wp14:pctHeight>0</wp14:pctHeight>
            </wp14:sizeRelV>
          </wp:anchor>
        </w:drawing>
      </w:r>
    </w:p>
    <w:p w:rsidR="00711757" w:rsidRPr="003A6FEC" w:rsidRDefault="00711757" w:rsidP="003A6FEC">
      <w:pPr>
        <w:rPr>
          <w:sz w:val="28"/>
          <w:szCs w:val="28"/>
        </w:rPr>
      </w:pPr>
    </w:p>
    <w:p w:rsidR="003A6FEC" w:rsidRDefault="003A6FEC" w:rsidP="005D1F3D">
      <w:pPr>
        <w:pStyle w:val="Heading2"/>
        <w:rPr>
          <w:noProof/>
        </w:rPr>
      </w:pPr>
      <w:bookmarkStart w:id="22" w:name="_Toc533053781"/>
      <w:r>
        <w:rPr>
          <w:noProof/>
        </w:rPr>
        <w:lastRenderedPageBreak/>
        <mc:AlternateContent>
          <mc:Choice Requires="wps">
            <w:drawing>
              <wp:anchor distT="0" distB="0" distL="114300" distR="114300" simplePos="0" relativeHeight="251696128" behindDoc="0" locked="0" layoutInCell="1" allowOverlap="1" wp14:anchorId="49E19611" wp14:editId="6E46EFED">
                <wp:simplePos x="0" y="0"/>
                <wp:positionH relativeFrom="column">
                  <wp:posOffset>-693420</wp:posOffset>
                </wp:positionH>
                <wp:positionV relativeFrom="paragraph">
                  <wp:posOffset>3756025</wp:posOffset>
                </wp:positionV>
                <wp:extent cx="745998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7459980" cy="635"/>
                        </a:xfrm>
                        <a:prstGeom prst="rect">
                          <a:avLst/>
                        </a:prstGeom>
                        <a:solidFill>
                          <a:prstClr val="white"/>
                        </a:solidFill>
                        <a:ln>
                          <a:noFill/>
                        </a:ln>
                      </wps:spPr>
                      <wps:txbx>
                        <w:txbxContent>
                          <w:p w:rsidR="003A6FEC" w:rsidRDefault="003A6FEC" w:rsidP="003A6FEC">
                            <w:pPr>
                              <w:pStyle w:val="Caption"/>
                              <w:jc w:val="center"/>
                              <w:rPr>
                                <w:noProof/>
                              </w:rPr>
                            </w:pPr>
                            <w:r>
                              <w:t xml:space="preserve">Hình 1 </w:t>
                            </w:r>
                            <w:r>
                              <w:fldChar w:fldCharType="begin"/>
                            </w:r>
                            <w:r>
                              <w:instrText xml:space="preserve"> SEQ Hình_1 \* ARABIC </w:instrText>
                            </w:r>
                            <w:r>
                              <w:fldChar w:fldCharType="separate"/>
                            </w:r>
                            <w:r>
                              <w:rPr>
                                <w:noProof/>
                              </w:rPr>
                              <w:t>5</w:t>
                            </w:r>
                            <w:r>
                              <w:fldChar w:fldCharType="end"/>
                            </w:r>
                            <w:r>
                              <w:t>: Activity Diagram cập nhật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19611" id="Text Box 15" o:spid="_x0000_s1035" type="#_x0000_t202" style="position:absolute;margin-left:-54.6pt;margin-top:295.75pt;width:587.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" stroked="f">
                <v:textbox style="mso-fit-shape-to-text:t" inset="0,0,0,0">
                  <w:txbxContent>
                    <w:p w:rsidR="003A6FEC" w:rsidRDefault="003A6FEC" w:rsidP="003A6FEC">
                      <w:pPr>
                        <w:pStyle w:val="Caption"/>
                        <w:jc w:val="center"/>
                        <w:rPr>
                          <w:noProof/>
                        </w:rPr>
                      </w:pPr>
                      <w:r>
                        <w:t xml:space="preserve">Hình 1 </w:t>
                      </w:r>
                      <w:r>
                        <w:fldChar w:fldCharType="begin"/>
                      </w:r>
                      <w:r>
                        <w:instrText xml:space="preserve"> SEQ Hình_1 \* ARABIC </w:instrText>
                      </w:r>
                      <w:r>
                        <w:fldChar w:fldCharType="separate"/>
                      </w:r>
                      <w:r>
                        <w:rPr>
                          <w:noProof/>
                        </w:rPr>
                        <w:t>5</w:t>
                      </w:r>
                      <w:r>
                        <w:fldChar w:fldCharType="end"/>
                      </w:r>
                      <w:r>
                        <w:t>: Activity Diagram cập nhật</w:t>
                      </w:r>
                    </w:p>
                  </w:txbxContent>
                </v:textbox>
                <w10:wrap type="topAndBottom"/>
              </v:shape>
            </w:pict>
          </mc:Fallback>
        </mc:AlternateContent>
      </w:r>
      <w:r>
        <w:rPr>
          <w:noProof/>
        </w:rPr>
        <w:drawing>
          <wp:anchor distT="0" distB="0" distL="114300" distR="114300" simplePos="0" relativeHeight="251694080" behindDoc="0" locked="0" layoutInCell="1" allowOverlap="1" wp14:anchorId="326F4A90" wp14:editId="728C4CB4">
            <wp:simplePos x="0" y="0"/>
            <wp:positionH relativeFrom="margin">
              <wp:posOffset>-693420</wp:posOffset>
            </wp:positionH>
            <wp:positionV relativeFrom="paragraph">
              <wp:posOffset>0</wp:posOffset>
            </wp:positionV>
            <wp:extent cx="7459980" cy="369887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59980" cy="3698875"/>
                    </a:xfrm>
                    <a:prstGeom prst="rect">
                      <a:avLst/>
                    </a:prstGeom>
                  </pic:spPr>
                </pic:pic>
              </a:graphicData>
            </a:graphic>
            <wp14:sizeRelH relativeFrom="margin">
              <wp14:pctWidth>0</wp14:pctWidth>
            </wp14:sizeRelH>
            <wp14:sizeRelV relativeFrom="margin">
              <wp14:pctHeight>0</wp14:pctHeight>
            </wp14:sizeRelV>
          </wp:anchor>
        </w:drawing>
      </w:r>
      <w:bookmarkEnd w:id="22"/>
    </w:p>
    <w:p w:rsidR="002C5461" w:rsidRDefault="0024397F" w:rsidP="005D1F3D">
      <w:pPr>
        <w:pStyle w:val="Heading2"/>
        <w:rPr>
          <w:b/>
          <w:sz w:val="28"/>
          <w:szCs w:val="28"/>
        </w:rPr>
      </w:pPr>
      <w:bookmarkStart w:id="23" w:name="_Toc533053782"/>
      <w:r>
        <w:rPr>
          <w:noProof/>
        </w:rPr>
        <w:lastRenderedPageBreak/>
        <w:drawing>
          <wp:anchor distT="0" distB="0" distL="114300" distR="114300" simplePos="0" relativeHeight="251680768" behindDoc="0" locked="0" layoutInCell="1" allowOverlap="1" wp14:anchorId="0B677FCB" wp14:editId="1C9E3F87">
            <wp:simplePos x="0" y="0"/>
            <wp:positionH relativeFrom="column">
              <wp:posOffset>3055620</wp:posOffset>
            </wp:positionH>
            <wp:positionV relativeFrom="paragraph">
              <wp:posOffset>3136265</wp:posOffset>
            </wp:positionV>
            <wp:extent cx="3656965" cy="2742565"/>
            <wp:effectExtent l="0" t="0" r="635"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56965" cy="2742565"/>
                    </a:xfrm>
                    <a:prstGeom prst="rect">
                      <a:avLst/>
                    </a:prstGeom>
                  </pic:spPr>
                </pic:pic>
              </a:graphicData>
            </a:graphic>
          </wp:anchor>
        </w:drawing>
      </w:r>
      <w:r>
        <w:rPr>
          <w:noProof/>
        </w:rPr>
        <w:drawing>
          <wp:anchor distT="0" distB="0" distL="114300" distR="114300" simplePos="0" relativeHeight="251679744" behindDoc="0" locked="0" layoutInCell="1" allowOverlap="1" wp14:anchorId="7DF7DB08" wp14:editId="289ABC91">
            <wp:simplePos x="0" y="0"/>
            <wp:positionH relativeFrom="page">
              <wp:posOffset>3962400</wp:posOffset>
            </wp:positionH>
            <wp:positionV relativeFrom="paragraph">
              <wp:posOffset>370205</wp:posOffset>
            </wp:positionV>
            <wp:extent cx="3656965" cy="2437765"/>
            <wp:effectExtent l="0" t="0" r="635" b="63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56965" cy="2437765"/>
                    </a:xfrm>
                    <a:prstGeom prst="rect">
                      <a:avLst/>
                    </a:prstGeom>
                  </pic:spPr>
                </pic:pic>
              </a:graphicData>
            </a:graphic>
          </wp:anchor>
        </w:drawing>
      </w:r>
      <w:r>
        <w:rPr>
          <w:noProof/>
        </w:rPr>
        <w:drawing>
          <wp:anchor distT="0" distB="0" distL="114300" distR="114300" simplePos="0" relativeHeight="251678720" behindDoc="0" locked="0" layoutInCell="1" allowOverlap="1" wp14:anchorId="5340C77D" wp14:editId="7731E4D1">
            <wp:simplePos x="0" y="0"/>
            <wp:positionH relativeFrom="column">
              <wp:posOffset>-739140</wp:posOffset>
            </wp:positionH>
            <wp:positionV relativeFrom="paragraph">
              <wp:posOffset>297180</wp:posOffset>
            </wp:positionV>
            <wp:extent cx="3656965" cy="6256655"/>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56965" cy="6256655"/>
                    </a:xfrm>
                    <a:prstGeom prst="rect">
                      <a:avLst/>
                    </a:prstGeom>
                  </pic:spPr>
                </pic:pic>
              </a:graphicData>
            </a:graphic>
          </wp:anchor>
        </w:drawing>
      </w:r>
      <w:r w:rsidR="000A7979">
        <w:rPr>
          <w:b/>
          <w:sz w:val="28"/>
          <w:szCs w:val="28"/>
        </w:rPr>
        <w:t>3.4)</w:t>
      </w:r>
      <w:r w:rsidR="000A7979">
        <w:rPr>
          <w:b/>
          <w:sz w:val="28"/>
          <w:szCs w:val="28"/>
        </w:rPr>
        <w:tab/>
        <w:t>Thiết kế dữ liệu</w:t>
      </w:r>
      <w:bookmarkEnd w:id="23"/>
    </w:p>
    <w:p w:rsidR="0024397F" w:rsidRPr="0024397F" w:rsidRDefault="0024397F" w:rsidP="0024397F">
      <w:pPr>
        <w:rPr>
          <w:sz w:val="28"/>
          <w:szCs w:val="28"/>
        </w:rPr>
      </w:pPr>
      <w:r>
        <w:rPr>
          <w:sz w:val="28"/>
          <w:szCs w:val="28"/>
        </w:rPr>
        <w:tab/>
      </w:r>
      <w:r>
        <w:rPr>
          <w:sz w:val="28"/>
          <w:szCs w:val="28"/>
        </w:rPr>
        <w:tab/>
      </w:r>
    </w:p>
    <w:p w:rsidR="0024397F" w:rsidRPr="0024397F" w:rsidRDefault="0024397F" w:rsidP="0024397F"/>
    <w:p w:rsidR="000A7979" w:rsidRDefault="000A7979" w:rsidP="00161583">
      <w:pPr>
        <w:pStyle w:val="Heading2"/>
        <w:rPr>
          <w:b/>
          <w:sz w:val="28"/>
          <w:szCs w:val="28"/>
        </w:rPr>
      </w:pPr>
      <w:bookmarkStart w:id="24" w:name="_Toc533053783"/>
      <w:r>
        <w:rPr>
          <w:b/>
          <w:sz w:val="28"/>
          <w:szCs w:val="28"/>
        </w:rPr>
        <w:t>3.5)</w:t>
      </w:r>
      <w:r>
        <w:rPr>
          <w:b/>
          <w:sz w:val="28"/>
          <w:szCs w:val="28"/>
        </w:rPr>
        <w:tab/>
        <w:t>Thiết kế kiến trúc</w:t>
      </w:r>
      <w:bookmarkEnd w:id="24"/>
    </w:p>
    <w:p w:rsidR="000A7979" w:rsidRDefault="000A7979" w:rsidP="00161583">
      <w:pPr>
        <w:pStyle w:val="Heading3"/>
        <w:rPr>
          <w:b/>
          <w:sz w:val="28"/>
          <w:szCs w:val="28"/>
        </w:rPr>
      </w:pPr>
      <w:r>
        <w:rPr>
          <w:b/>
          <w:sz w:val="28"/>
          <w:szCs w:val="28"/>
        </w:rPr>
        <w:tab/>
      </w:r>
      <w:bookmarkStart w:id="25" w:name="_Toc533053784"/>
      <w:r>
        <w:rPr>
          <w:b/>
          <w:sz w:val="28"/>
          <w:szCs w:val="28"/>
        </w:rPr>
        <w:t>3.5.1) Danh sách các Component/Packages</w:t>
      </w:r>
      <w:r w:rsidR="000C43F2">
        <w:rPr>
          <w:b/>
          <w:sz w:val="28"/>
          <w:szCs w:val="28"/>
        </w:rPr>
        <w:t>:</w:t>
      </w:r>
      <w:bookmarkEnd w:id="25"/>
    </w:p>
    <w:p w:rsidR="000C43F2" w:rsidRDefault="000C43F2" w:rsidP="00C557F8">
      <w:pPr>
        <w:rPr>
          <w:sz w:val="28"/>
          <w:szCs w:val="28"/>
        </w:rPr>
      </w:pPr>
      <w:r>
        <w:rPr>
          <w:b/>
          <w:sz w:val="28"/>
          <w:szCs w:val="28"/>
        </w:rPr>
        <w:tab/>
      </w:r>
      <w:r>
        <w:rPr>
          <w:b/>
          <w:sz w:val="28"/>
          <w:szCs w:val="28"/>
        </w:rPr>
        <w:tab/>
      </w:r>
      <w:r>
        <w:rPr>
          <w:sz w:val="28"/>
          <w:szCs w:val="28"/>
        </w:rPr>
        <w:t>- Window form</w:t>
      </w:r>
    </w:p>
    <w:p w:rsidR="000C43F2" w:rsidRPr="000C43F2" w:rsidRDefault="000C43F2" w:rsidP="00C557F8">
      <w:pPr>
        <w:rPr>
          <w:sz w:val="28"/>
          <w:szCs w:val="28"/>
        </w:rPr>
      </w:pPr>
      <w:r>
        <w:rPr>
          <w:sz w:val="28"/>
          <w:szCs w:val="28"/>
        </w:rPr>
        <w:tab/>
      </w:r>
      <w:r>
        <w:rPr>
          <w:sz w:val="28"/>
          <w:szCs w:val="28"/>
        </w:rPr>
        <w:tab/>
        <w:t>- Xml</w:t>
      </w:r>
      <w:r w:rsidR="00621175">
        <w:rPr>
          <w:sz w:val="28"/>
          <w:szCs w:val="28"/>
        </w:rPr>
        <w:tab/>
      </w:r>
    </w:p>
    <w:p w:rsidR="000A7979" w:rsidRDefault="000A7979" w:rsidP="00161583">
      <w:pPr>
        <w:pStyle w:val="Heading3"/>
        <w:rPr>
          <w:b/>
          <w:sz w:val="28"/>
          <w:szCs w:val="28"/>
        </w:rPr>
      </w:pPr>
      <w:r>
        <w:rPr>
          <w:b/>
          <w:sz w:val="28"/>
          <w:szCs w:val="28"/>
        </w:rPr>
        <w:lastRenderedPageBreak/>
        <w:tab/>
      </w:r>
      <w:bookmarkStart w:id="26" w:name="_Toc533053785"/>
      <w:r>
        <w:rPr>
          <w:b/>
          <w:sz w:val="28"/>
          <w:szCs w:val="28"/>
        </w:rPr>
        <w:t>3.5.2) Tương tác giữa các component</w:t>
      </w:r>
      <w:bookmarkEnd w:id="26"/>
    </w:p>
    <w:p w:rsidR="000A7979" w:rsidRPr="00C557F8" w:rsidRDefault="000A7979" w:rsidP="00161583">
      <w:pPr>
        <w:pStyle w:val="Heading1"/>
        <w:rPr>
          <w:b/>
          <w:sz w:val="36"/>
          <w:szCs w:val="36"/>
        </w:rPr>
      </w:pPr>
      <w:bookmarkStart w:id="27" w:name="_Toc533053786"/>
      <w:r>
        <w:rPr>
          <w:b/>
          <w:sz w:val="36"/>
          <w:szCs w:val="36"/>
        </w:rPr>
        <w:t>Chương 4: Cài đặt</w:t>
      </w:r>
      <w:bookmarkEnd w:id="27"/>
    </w:p>
    <w:p w:rsidR="000A7979" w:rsidRDefault="000A7979" w:rsidP="00161583">
      <w:pPr>
        <w:pStyle w:val="Heading2"/>
        <w:rPr>
          <w:b/>
          <w:sz w:val="28"/>
          <w:szCs w:val="28"/>
        </w:rPr>
      </w:pPr>
      <w:bookmarkStart w:id="28" w:name="_Toc533053787"/>
      <w:r>
        <w:rPr>
          <w:b/>
          <w:sz w:val="28"/>
          <w:szCs w:val="28"/>
        </w:rPr>
        <w:t>4.1) Công nghệ sử dụng</w:t>
      </w:r>
      <w:bookmarkEnd w:id="28"/>
    </w:p>
    <w:p w:rsidR="000C43F2" w:rsidRPr="00286821" w:rsidRDefault="000C43F2" w:rsidP="00C557F8">
      <w:pPr>
        <w:rPr>
          <w:sz w:val="28"/>
          <w:szCs w:val="28"/>
        </w:rPr>
      </w:pPr>
      <w:r>
        <w:rPr>
          <w:b/>
          <w:sz w:val="28"/>
          <w:szCs w:val="28"/>
        </w:rPr>
        <w:tab/>
      </w:r>
      <w:r w:rsidRPr="00286821">
        <w:rPr>
          <w:sz w:val="28"/>
          <w:szCs w:val="28"/>
        </w:rPr>
        <w:t>- .NET framework 4.5</w:t>
      </w:r>
    </w:p>
    <w:p w:rsidR="000C43F2" w:rsidRDefault="000C43F2" w:rsidP="00C557F8">
      <w:pPr>
        <w:rPr>
          <w:sz w:val="28"/>
          <w:szCs w:val="28"/>
        </w:rPr>
      </w:pPr>
      <w:r w:rsidRPr="00286821">
        <w:rPr>
          <w:sz w:val="28"/>
          <w:szCs w:val="28"/>
        </w:rPr>
        <w:tab/>
        <w:t>- Ngôn ngữ C#</w:t>
      </w:r>
    </w:p>
    <w:p w:rsidR="00286821" w:rsidRPr="00286821" w:rsidRDefault="00286821" w:rsidP="00C557F8">
      <w:pPr>
        <w:rPr>
          <w:sz w:val="28"/>
          <w:szCs w:val="28"/>
        </w:rPr>
      </w:pPr>
      <w:r>
        <w:rPr>
          <w:sz w:val="28"/>
          <w:szCs w:val="28"/>
        </w:rPr>
        <w:tab/>
        <w:t xml:space="preserve">- </w:t>
      </w:r>
      <w:r w:rsidRPr="00286821">
        <w:rPr>
          <w:sz w:val="28"/>
          <w:szCs w:val="28"/>
        </w:rPr>
        <w:t>Advanced Installer</w:t>
      </w:r>
    </w:p>
    <w:p w:rsidR="000A7979" w:rsidRDefault="000A7979" w:rsidP="00161583">
      <w:pPr>
        <w:pStyle w:val="Heading2"/>
        <w:rPr>
          <w:b/>
          <w:sz w:val="28"/>
          <w:szCs w:val="28"/>
        </w:rPr>
      </w:pPr>
      <w:bookmarkStart w:id="29" w:name="_Toc533053788"/>
      <w:r>
        <w:rPr>
          <w:b/>
          <w:sz w:val="28"/>
          <w:szCs w:val="28"/>
        </w:rPr>
        <w:t>4.2) Vấn đề khi cài đặt</w:t>
      </w:r>
      <w:bookmarkEnd w:id="29"/>
    </w:p>
    <w:p w:rsidR="00286821" w:rsidRPr="00286821" w:rsidRDefault="00286821" w:rsidP="00C557F8">
      <w:pPr>
        <w:rPr>
          <w:sz w:val="28"/>
          <w:szCs w:val="28"/>
        </w:rPr>
      </w:pPr>
      <w:r>
        <w:rPr>
          <w:b/>
          <w:sz w:val="28"/>
          <w:szCs w:val="28"/>
        </w:rPr>
        <w:tab/>
        <w:t xml:space="preserve">- </w:t>
      </w:r>
      <w:r>
        <w:rPr>
          <w:sz w:val="28"/>
          <w:szCs w:val="28"/>
        </w:rPr>
        <w:t xml:space="preserve"> Cần kết nối mạng để cập nhật các phiên bản mới</w:t>
      </w:r>
    </w:p>
    <w:p w:rsidR="000A7979" w:rsidRDefault="000A7979" w:rsidP="00161583">
      <w:pPr>
        <w:pStyle w:val="Heading2"/>
        <w:rPr>
          <w:b/>
          <w:sz w:val="28"/>
          <w:szCs w:val="28"/>
        </w:rPr>
      </w:pPr>
      <w:bookmarkStart w:id="30" w:name="_Toc533053789"/>
      <w:r>
        <w:rPr>
          <w:b/>
          <w:sz w:val="28"/>
          <w:szCs w:val="28"/>
        </w:rPr>
        <w:t xml:space="preserve">4.3) </w:t>
      </w:r>
      <w:r w:rsidR="00355AEA">
        <w:rPr>
          <w:b/>
          <w:sz w:val="28"/>
          <w:szCs w:val="28"/>
        </w:rPr>
        <w:t>Mô tả giải pháp và kĩ thuật</w:t>
      </w:r>
      <w:bookmarkEnd w:id="30"/>
    </w:p>
    <w:p w:rsidR="00185050" w:rsidRPr="00185050" w:rsidRDefault="00185050" w:rsidP="00185050">
      <w:pPr>
        <w:rPr>
          <w:sz w:val="28"/>
          <w:szCs w:val="28"/>
        </w:rPr>
      </w:pPr>
      <w:r w:rsidRPr="00185050">
        <w:rPr>
          <w:sz w:val="28"/>
          <w:szCs w:val="28"/>
        </w:rPr>
        <w:tab/>
        <w:t>-Chỉ có một vài vấn đề nhỏ, không tồn tại các vướng mắc lớn: cách try-catch cho phù hợp, cách cài đặt hàm và lớp cho hợp lí, đồng nhất…</w:t>
      </w:r>
    </w:p>
    <w:p w:rsidR="00355AEA" w:rsidRDefault="00355AEA" w:rsidP="00161583">
      <w:pPr>
        <w:pStyle w:val="Heading1"/>
        <w:rPr>
          <w:b/>
          <w:sz w:val="36"/>
          <w:szCs w:val="36"/>
        </w:rPr>
      </w:pPr>
      <w:bookmarkStart w:id="31" w:name="_Toc533053790"/>
      <w:r>
        <w:rPr>
          <w:b/>
          <w:sz w:val="36"/>
          <w:szCs w:val="36"/>
        </w:rPr>
        <w:t>Chương 5: Kiểm thử</w:t>
      </w:r>
      <w:bookmarkEnd w:id="31"/>
    </w:p>
    <w:p w:rsidR="00185050" w:rsidRPr="00185050" w:rsidRDefault="00185050" w:rsidP="00185050">
      <w:pPr>
        <w:pStyle w:val="Heading2"/>
        <w:rPr>
          <w:b/>
          <w:sz w:val="28"/>
          <w:szCs w:val="28"/>
        </w:rPr>
      </w:pPr>
      <w:bookmarkStart w:id="32" w:name="_Toc533053791"/>
      <w:r w:rsidRPr="00185050">
        <w:rPr>
          <w:b/>
          <w:sz w:val="28"/>
          <w:szCs w:val="28"/>
        </w:rPr>
        <w:t>5.1.</w:t>
      </w:r>
      <w:r w:rsidRPr="00185050">
        <w:rPr>
          <w:b/>
          <w:sz w:val="28"/>
          <w:szCs w:val="28"/>
        </w:rPr>
        <w:tab/>
        <w:t>Unit Test</w:t>
      </w:r>
      <w:bookmarkEnd w:id="32"/>
    </w:p>
    <w:p w:rsidR="00185050" w:rsidRPr="00185050" w:rsidRDefault="00185050" w:rsidP="00185050">
      <w:pPr>
        <w:rPr>
          <w:sz w:val="28"/>
          <w:szCs w:val="28"/>
        </w:rPr>
      </w:pPr>
      <w:r>
        <w:tab/>
      </w:r>
      <w:r w:rsidRPr="00185050">
        <w:rPr>
          <w:sz w:val="28"/>
          <w:szCs w:val="28"/>
        </w:rPr>
        <w:t>- Để đảm bảo chất lượng của chương trình, từng lớp sẽ được kiểm tra một cách riêng rẽ bằng phương pháp hộp trắng. Người tiến hành sẽ là những người trực tiếp cài đặt các lớp và phương thức ấy.</w:t>
      </w:r>
    </w:p>
    <w:p w:rsidR="00185050" w:rsidRPr="00185050" w:rsidRDefault="00185050" w:rsidP="00185050">
      <w:pPr>
        <w:pStyle w:val="Heading2"/>
        <w:rPr>
          <w:b/>
          <w:sz w:val="28"/>
          <w:szCs w:val="28"/>
        </w:rPr>
      </w:pPr>
      <w:bookmarkStart w:id="33" w:name="_Toc533053792"/>
      <w:r w:rsidRPr="00185050">
        <w:rPr>
          <w:b/>
          <w:sz w:val="28"/>
          <w:szCs w:val="28"/>
        </w:rPr>
        <w:t>5.2.</w:t>
      </w:r>
      <w:r w:rsidRPr="00185050">
        <w:rPr>
          <w:b/>
          <w:sz w:val="28"/>
          <w:szCs w:val="28"/>
        </w:rPr>
        <w:tab/>
        <w:t>Integration Test</w:t>
      </w:r>
      <w:bookmarkEnd w:id="33"/>
    </w:p>
    <w:p w:rsidR="00185050" w:rsidRPr="00185050" w:rsidRDefault="00185050" w:rsidP="00185050">
      <w:pPr>
        <w:rPr>
          <w:sz w:val="28"/>
          <w:szCs w:val="28"/>
        </w:rPr>
      </w:pPr>
      <w:r>
        <w:tab/>
      </w:r>
      <w:r w:rsidRPr="00185050">
        <w:rPr>
          <w:sz w:val="28"/>
          <w:szCs w:val="28"/>
        </w:rPr>
        <w:t>-Kiểm tra sự liên kết và giao diện giữa các lớp trong phần mềm.</w:t>
      </w:r>
    </w:p>
    <w:p w:rsidR="00185050" w:rsidRPr="00185050" w:rsidRDefault="00185050" w:rsidP="00185050">
      <w:pPr>
        <w:pStyle w:val="Heading2"/>
        <w:rPr>
          <w:b/>
          <w:sz w:val="28"/>
          <w:szCs w:val="28"/>
        </w:rPr>
      </w:pPr>
      <w:bookmarkStart w:id="34" w:name="_Toc533053793"/>
      <w:r w:rsidRPr="00185050">
        <w:rPr>
          <w:b/>
          <w:sz w:val="28"/>
          <w:szCs w:val="28"/>
        </w:rPr>
        <w:t>5.3.</w:t>
      </w:r>
      <w:r w:rsidRPr="00185050">
        <w:rPr>
          <w:b/>
          <w:sz w:val="28"/>
          <w:szCs w:val="28"/>
        </w:rPr>
        <w:tab/>
        <w:t>System Test</w:t>
      </w:r>
      <w:bookmarkEnd w:id="34"/>
    </w:p>
    <w:p w:rsidR="00185050" w:rsidRPr="00185050" w:rsidRDefault="00185050" w:rsidP="00185050">
      <w:pPr>
        <w:pStyle w:val="Heading3"/>
        <w:rPr>
          <w:b/>
          <w:sz w:val="28"/>
          <w:szCs w:val="28"/>
        </w:rPr>
      </w:pPr>
      <w:r>
        <w:tab/>
      </w:r>
      <w:bookmarkStart w:id="35" w:name="_Toc533053794"/>
      <w:r w:rsidRPr="00185050">
        <w:rPr>
          <w:b/>
          <w:sz w:val="28"/>
          <w:szCs w:val="28"/>
        </w:rPr>
        <w:t>5.3.1.</w:t>
      </w:r>
      <w:r w:rsidRPr="00185050">
        <w:rPr>
          <w:b/>
          <w:sz w:val="28"/>
          <w:szCs w:val="28"/>
        </w:rPr>
        <w:tab/>
        <w:t>Phương pháp kiểm tra</w:t>
      </w:r>
      <w:bookmarkEnd w:id="35"/>
    </w:p>
    <w:p w:rsidR="00185050" w:rsidRPr="00185050" w:rsidRDefault="00185050" w:rsidP="00185050">
      <w:pPr>
        <w:rPr>
          <w:sz w:val="28"/>
          <w:szCs w:val="28"/>
        </w:rPr>
      </w:pPr>
      <w:r>
        <w:tab/>
        <w:t>-</w:t>
      </w:r>
      <w:r w:rsidRPr="00185050">
        <w:rPr>
          <w:sz w:val="28"/>
          <w:szCs w:val="28"/>
        </w:rPr>
        <w:t>Hệ thống sẽ được kiểm tra theo phương pháp hộp đen. Tức là dựa vào những đặc tả và yêu cầu của hệ thống đã thu thập được từ đầu để kiểm tra output chung của hệ thống mà không cần quan tâm đến việc thực hiện bên trong của chúng.</w:t>
      </w:r>
    </w:p>
    <w:p w:rsidR="00355AEA" w:rsidRDefault="00355AEA" w:rsidP="00161583">
      <w:pPr>
        <w:pStyle w:val="Heading1"/>
        <w:rPr>
          <w:b/>
          <w:sz w:val="36"/>
          <w:szCs w:val="36"/>
        </w:rPr>
      </w:pPr>
      <w:bookmarkStart w:id="36" w:name="_Toc533053795"/>
      <w:r>
        <w:rPr>
          <w:b/>
          <w:sz w:val="36"/>
          <w:szCs w:val="36"/>
        </w:rPr>
        <w:t>Chương 6: Tổng kết</w:t>
      </w:r>
      <w:bookmarkEnd w:id="36"/>
    </w:p>
    <w:p w:rsidR="00790FDE" w:rsidRPr="00790FDE" w:rsidRDefault="00790FDE" w:rsidP="00790FDE">
      <w:pPr>
        <w:pStyle w:val="Heading2"/>
        <w:rPr>
          <w:b/>
          <w:sz w:val="28"/>
          <w:szCs w:val="28"/>
        </w:rPr>
      </w:pPr>
      <w:bookmarkStart w:id="37" w:name="_Toc533053796"/>
      <w:r w:rsidRPr="00790FDE">
        <w:rPr>
          <w:b/>
          <w:sz w:val="28"/>
          <w:szCs w:val="28"/>
        </w:rPr>
        <w:t>6.1.</w:t>
      </w:r>
      <w:r w:rsidRPr="00790FDE">
        <w:rPr>
          <w:b/>
          <w:sz w:val="28"/>
          <w:szCs w:val="28"/>
        </w:rPr>
        <w:tab/>
        <w:t>Tổng Kết</w:t>
      </w:r>
      <w:bookmarkEnd w:id="37"/>
    </w:p>
    <w:p w:rsidR="00790FDE" w:rsidRPr="00093970" w:rsidRDefault="00790FDE" w:rsidP="00790FDE">
      <w:pPr>
        <w:rPr>
          <w:sz w:val="28"/>
          <w:szCs w:val="28"/>
        </w:rPr>
      </w:pPr>
      <w:r>
        <w:tab/>
      </w:r>
      <w:r w:rsidRPr="00093970">
        <w:rPr>
          <w:sz w:val="28"/>
          <w:szCs w:val="28"/>
        </w:rPr>
        <w:t xml:space="preserve">-Phần mềm bước đầu đã được phát triển đi đúng theo dự tính và kế hoạch. Tuy gặp khá nhiều khó khăn trong vấn đề tiếp cận với công nghệ lập trình mới, nhóm vẫn đảm bảo được các tiến độ làm việc do đã đặt ra. </w:t>
      </w:r>
    </w:p>
    <w:p w:rsidR="00790FDE" w:rsidRPr="00790FDE" w:rsidRDefault="00790FDE" w:rsidP="00790FDE">
      <w:pPr>
        <w:pStyle w:val="Heading2"/>
        <w:rPr>
          <w:b/>
          <w:sz w:val="28"/>
          <w:szCs w:val="28"/>
        </w:rPr>
      </w:pPr>
      <w:bookmarkStart w:id="38" w:name="_Toc533053797"/>
      <w:r w:rsidRPr="00790FDE">
        <w:rPr>
          <w:b/>
          <w:sz w:val="28"/>
          <w:szCs w:val="28"/>
        </w:rPr>
        <w:lastRenderedPageBreak/>
        <w:t>6.2.</w:t>
      </w:r>
      <w:r w:rsidRPr="00790FDE">
        <w:rPr>
          <w:b/>
          <w:sz w:val="28"/>
          <w:szCs w:val="28"/>
        </w:rPr>
        <w:tab/>
        <w:t>Nhận Xét &amp; Đánh Giá</w:t>
      </w:r>
      <w:bookmarkEnd w:id="38"/>
    </w:p>
    <w:p w:rsidR="00790FDE" w:rsidRPr="00093970" w:rsidRDefault="00790FDE" w:rsidP="00790FDE">
      <w:pPr>
        <w:rPr>
          <w:sz w:val="28"/>
          <w:szCs w:val="28"/>
        </w:rPr>
      </w:pPr>
      <w:r>
        <w:tab/>
      </w:r>
      <w:r w:rsidRPr="00093970">
        <w:rPr>
          <w:sz w:val="28"/>
          <w:szCs w:val="28"/>
        </w:rPr>
        <w:t>-Trong thời gian có hạn, việc hoàn thành dự án đã vượt qua được nhiều thử thách nhất định nhưng phần mềm vẫn còn nhiều điểm có thể cải tiến nhằm nâng cao chất lượng phục vụ và trải nghiệm của người dùng:</w:t>
      </w:r>
    </w:p>
    <w:p w:rsidR="00790FDE" w:rsidRPr="00093970" w:rsidRDefault="00790FDE" w:rsidP="00790FDE">
      <w:pPr>
        <w:rPr>
          <w:sz w:val="28"/>
          <w:szCs w:val="28"/>
        </w:rPr>
      </w:pPr>
      <w:r w:rsidRPr="00093970">
        <w:rPr>
          <w:sz w:val="28"/>
          <w:szCs w:val="28"/>
        </w:rPr>
        <w:t>•</w:t>
      </w:r>
      <w:r w:rsidRPr="00093970">
        <w:rPr>
          <w:sz w:val="28"/>
          <w:szCs w:val="28"/>
        </w:rPr>
        <w:tab/>
        <w:t>Cải thiện giao diện người dùng,</w:t>
      </w:r>
    </w:p>
    <w:p w:rsidR="00790FDE" w:rsidRPr="00093970" w:rsidRDefault="00790FDE" w:rsidP="00790FDE">
      <w:pPr>
        <w:rPr>
          <w:sz w:val="28"/>
          <w:szCs w:val="28"/>
        </w:rPr>
      </w:pPr>
      <w:r w:rsidRPr="00093970">
        <w:rPr>
          <w:sz w:val="28"/>
          <w:szCs w:val="28"/>
        </w:rPr>
        <w:t>•</w:t>
      </w:r>
      <w:r w:rsidRPr="00093970">
        <w:rPr>
          <w:sz w:val="28"/>
          <w:szCs w:val="28"/>
        </w:rPr>
        <w:tab/>
        <w:t>Cài đặt và hoàn thiện nhiều tính năng nâng cao,</w:t>
      </w:r>
    </w:p>
    <w:p w:rsidR="00355AEA" w:rsidRDefault="004F4C8F" w:rsidP="00C557F8">
      <w:pPr>
        <w:rPr>
          <w:b/>
          <w:sz w:val="28"/>
          <w:szCs w:val="28"/>
        </w:rPr>
      </w:pPr>
      <w:r>
        <w:rPr>
          <w:b/>
          <w:sz w:val="28"/>
          <w:szCs w:val="28"/>
        </w:rPr>
        <w:t>6.3)</w:t>
      </w:r>
      <w:r>
        <w:rPr>
          <w:b/>
          <w:sz w:val="28"/>
          <w:szCs w:val="28"/>
        </w:rPr>
        <w:tab/>
        <w:t>Phân rã công việc</w:t>
      </w:r>
    </w:p>
    <w:tbl>
      <w:tblPr>
        <w:tblStyle w:val="TableGrid"/>
        <w:tblW w:w="9067" w:type="dxa"/>
        <w:tblInd w:w="0" w:type="dxa"/>
        <w:tblCellMar>
          <w:left w:w="90" w:type="dxa"/>
          <w:right w:w="90" w:type="dxa"/>
        </w:tblCellMar>
        <w:tblLook w:val="04A0" w:firstRow="1" w:lastRow="0" w:firstColumn="1" w:lastColumn="0" w:noHBand="0" w:noVBand="1"/>
      </w:tblPr>
      <w:tblGrid>
        <w:gridCol w:w="634"/>
        <w:gridCol w:w="3604"/>
        <w:gridCol w:w="1285"/>
        <w:gridCol w:w="1842"/>
        <w:gridCol w:w="1702"/>
      </w:tblGrid>
      <w:tr w:rsidR="004F4C8F" w:rsidTr="004F4C8F">
        <w:trPr>
          <w:trHeight w:val="504"/>
        </w:trPr>
        <w:tc>
          <w:tcPr>
            <w:tcW w:w="634" w:type="dxa"/>
            <w:tcBorders>
              <w:top w:val="single" w:sz="4" w:space="0" w:color="auto"/>
              <w:left w:val="single" w:sz="4" w:space="0" w:color="auto"/>
              <w:bottom w:val="single" w:sz="4" w:space="0" w:color="auto"/>
              <w:right w:val="single" w:sz="4" w:space="0" w:color="auto"/>
            </w:tcBorders>
            <w:hideMark/>
          </w:tcPr>
          <w:p w:rsidR="004F4C8F" w:rsidRDefault="004F4C8F">
            <w:pPr>
              <w:jc w:val="center"/>
              <w:rPr>
                <w:b/>
              </w:rPr>
            </w:pPr>
            <w:r>
              <w:rPr>
                <w:b/>
              </w:rPr>
              <w:t>No.</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jc w:val="center"/>
              <w:rPr>
                <w:b/>
              </w:rPr>
            </w:pPr>
            <w:r>
              <w:rPr>
                <w:b/>
              </w:rPr>
              <w:t>Công việc</w:t>
            </w:r>
          </w:p>
        </w:tc>
        <w:tc>
          <w:tcPr>
            <w:tcW w:w="1285" w:type="dxa"/>
            <w:tcBorders>
              <w:top w:val="single" w:sz="4" w:space="0" w:color="auto"/>
              <w:left w:val="single" w:sz="4" w:space="0" w:color="auto"/>
              <w:bottom w:val="single" w:sz="4" w:space="0" w:color="auto"/>
              <w:right w:val="single" w:sz="4" w:space="0" w:color="auto"/>
            </w:tcBorders>
            <w:hideMark/>
          </w:tcPr>
          <w:p w:rsidR="004F4C8F" w:rsidRDefault="004F4C8F">
            <w:pPr>
              <w:jc w:val="center"/>
              <w:rPr>
                <w:b/>
              </w:rPr>
            </w:pPr>
            <w:r>
              <w:rPr>
                <w:b/>
              </w:rPr>
              <w:t>Duration (days)</w:t>
            </w: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jc w:val="center"/>
              <w:rPr>
                <w:b/>
              </w:rPr>
            </w:pPr>
            <w:r>
              <w:rPr>
                <w:b/>
              </w:rPr>
              <w:t>Assign To</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jc w:val="center"/>
              <w:rPr>
                <w:b/>
              </w:rPr>
            </w:pPr>
            <w:r>
              <w:rPr>
                <w:b/>
              </w:rPr>
              <w:t>% Finished</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lang w:val="en-US"/>
              </w:rPr>
            </w:pPr>
            <w:r>
              <w:rPr>
                <w:lang w:val="en-US"/>
              </w:rPr>
              <w:t>1</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r>
              <w:t>Tìm hiểu sơ bộ &amp; đăng ký đồ án</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lang w:val="en-U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lang w:val="en-US"/>
              </w:rPr>
            </w:pPr>
            <w:r>
              <w:rPr>
                <w:lang w:val="en-US"/>
              </w:rPr>
              <w:t>2</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r>
              <w:t>Tìm hiểu công nghệ liên quan</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lang w:val="en-U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rsidR="004F4C8F" w:rsidRDefault="004F4C8F">
            <w:pPr>
              <w:spacing w:before="120" w:after="120"/>
              <w:rPr>
                <w:b/>
                <w:bCs/>
              </w:rPr>
            </w:pPr>
            <w:r>
              <w:rPr>
                <w:b/>
                <w:bCs/>
              </w:rPr>
              <w:t>I. VIẾT BÁO CÁO</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3</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Chương 1 – Hiện trạng</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4F4C8F" w:rsidRDefault="004F4C8F">
            <w:pPr>
              <w:rPr>
                <w:bCs/>
                <w:lang w:val="en-US"/>
              </w:rPr>
            </w:pP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rFonts w:cstheme="minorHAnsi"/>
                <w:bCs/>
                <w:noProof/>
                <w:sz w:val="26"/>
                <w:szCs w:val="26"/>
                <w:lang w:val="en-US"/>
              </w:rPr>
            </w:pPr>
            <w:r>
              <w:rPr>
                <w:bCs/>
              </w:rPr>
              <w:t>4</w:t>
            </w:r>
          </w:p>
        </w:tc>
        <w:tc>
          <w:tcPr>
            <w:tcW w:w="3604" w:type="dxa"/>
            <w:tcBorders>
              <w:top w:val="single" w:sz="4" w:space="0" w:color="auto"/>
              <w:left w:val="single" w:sz="4" w:space="0" w:color="auto"/>
              <w:bottom w:val="single" w:sz="4" w:space="0" w:color="auto"/>
              <w:right w:val="single" w:sz="4" w:space="0" w:color="auto"/>
            </w:tcBorders>
            <w:hideMark/>
          </w:tcPr>
          <w:p w:rsidR="004F4C8F" w:rsidRPr="004F4C8F" w:rsidRDefault="004F4C8F" w:rsidP="004F4C8F">
            <w:pPr>
              <w:rPr>
                <w:bCs/>
                <w:lang w:val="en-US"/>
              </w:rPr>
            </w:pPr>
            <w:r>
              <w:rPr>
                <w:bCs/>
              </w:rPr>
              <w:t>1.1.</w:t>
            </w:r>
            <w:r>
              <w:rPr>
                <w:bCs/>
                <w:lang w:val="en-US"/>
              </w:rPr>
              <w:t>Thực trạng</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rPr>
              <w:t>5</w:t>
            </w:r>
          </w:p>
        </w:tc>
        <w:tc>
          <w:tcPr>
            <w:tcW w:w="3604" w:type="dxa"/>
            <w:tcBorders>
              <w:top w:val="single" w:sz="4" w:space="0" w:color="auto"/>
              <w:left w:val="single" w:sz="4" w:space="0" w:color="auto"/>
              <w:bottom w:val="single" w:sz="4" w:space="0" w:color="auto"/>
              <w:right w:val="single" w:sz="4" w:space="0" w:color="auto"/>
            </w:tcBorders>
            <w:hideMark/>
          </w:tcPr>
          <w:p w:rsidR="004F4C8F" w:rsidRPr="004F4C8F" w:rsidRDefault="004F4C8F" w:rsidP="004F4C8F">
            <w:pPr>
              <w:rPr>
                <w:bCs/>
                <w:lang w:val="en-US"/>
              </w:rPr>
            </w:pPr>
            <w:r>
              <w:rPr>
                <w:bCs/>
              </w:rPr>
              <w:t>1.2. </w:t>
            </w:r>
            <w:r>
              <w:rPr>
                <w:bCs/>
                <w:lang w:val="en-US"/>
              </w:rPr>
              <w:t>Cơ sở lý thuyết</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6</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 xml:space="preserve">1.3. </w:t>
            </w:r>
            <w:r>
              <w:rPr>
                <w:bCs/>
                <w:lang w:val="en-US"/>
              </w:rPr>
              <w:t>Yêu cầu về phần mềm</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lang w:val="en-US"/>
              </w:rPr>
              <w:t>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7</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Chương 2: Phân tích</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tcPr>
          <w:p w:rsidR="004F4C8F" w:rsidRDefault="004F4C8F">
            <w:pPr>
              <w:rPr>
                <w:bCs/>
              </w:rPr>
            </w:pP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rFonts w:cstheme="minorHAnsi"/>
                <w:bCs/>
                <w:noProof/>
                <w:sz w:val="26"/>
                <w:szCs w:val="26"/>
                <w:lang w:val="en-US"/>
              </w:rPr>
            </w:pPr>
            <w:r>
              <w:rPr>
                <w:bCs/>
                <w:lang w:val="en-US"/>
              </w:rPr>
              <w:t>8</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2.1.</w:t>
            </w:r>
            <w:r>
              <w:rPr>
                <w:bCs/>
                <w:lang w:val="en-US"/>
              </w:rPr>
              <w:t xml:space="preserve"> Yêu cầu phần mềm</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9</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 xml:space="preserve">2.2. </w:t>
            </w:r>
            <w:r>
              <w:rPr>
                <w:bCs/>
                <w:lang w:val="en-US"/>
              </w:rPr>
              <w:t>Mô hình hóa</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10</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Chương 3: Thiết kế</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lang w:val="en-US"/>
              </w:rPr>
            </w:pPr>
          </w:p>
        </w:tc>
        <w:tc>
          <w:tcPr>
            <w:tcW w:w="1842" w:type="dxa"/>
            <w:tcBorders>
              <w:top w:val="single" w:sz="4" w:space="0" w:color="auto"/>
              <w:left w:val="single" w:sz="4" w:space="0" w:color="auto"/>
              <w:bottom w:val="single" w:sz="4" w:space="0" w:color="auto"/>
              <w:right w:val="single" w:sz="4" w:space="0" w:color="auto"/>
            </w:tcBorders>
          </w:tcPr>
          <w:p w:rsidR="004F4C8F" w:rsidRDefault="004F4C8F">
            <w:pPr>
              <w:rPr>
                <w:bCs/>
              </w:rPr>
            </w:pP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 </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11</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3.1. Thiết kế kiến trúc phần mềm</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12</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3.2. T</w:t>
            </w:r>
            <w:r>
              <w:rPr>
                <w:bCs/>
                <w:lang w:val="en-US"/>
              </w:rPr>
              <w:t>hiết kế dữ liệu</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13</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3.2.1. Thiết kế dữ liệu bộ nhớ chính</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14</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3.3.</w:t>
            </w:r>
            <w:r>
              <w:t xml:space="preserve"> </w:t>
            </w:r>
            <w:r>
              <w:rPr>
                <w:bCs/>
              </w:rPr>
              <w:t>Thiết kế giao diện và thành phần xử lí của giao diện</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15</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Chương 4: Cài đặt</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lang w:val="en-US"/>
              </w:rPr>
            </w:pPr>
          </w:p>
        </w:tc>
        <w:tc>
          <w:tcPr>
            <w:tcW w:w="1842" w:type="dxa"/>
            <w:tcBorders>
              <w:top w:val="single" w:sz="4" w:space="0" w:color="auto"/>
              <w:left w:val="single" w:sz="4" w:space="0" w:color="auto"/>
              <w:bottom w:val="single" w:sz="4" w:space="0" w:color="auto"/>
              <w:right w:val="single" w:sz="4" w:space="0" w:color="auto"/>
            </w:tcBorders>
          </w:tcPr>
          <w:p w:rsidR="004F4C8F" w:rsidRDefault="004F4C8F">
            <w:pPr>
              <w:rPr>
                <w:bCs/>
              </w:rPr>
            </w:pP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 </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16</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4.1. Tổng quan về công nghệ sử dụng</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rPr>
              <w:t>1</w:t>
            </w:r>
            <w:r>
              <w:rPr>
                <w:bCs/>
                <w:lang w:val="en-US"/>
              </w:rPr>
              <w:t>7</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4.2. Cài đặt phần mềm</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rPr>
              <w:t>1</w:t>
            </w:r>
            <w:r>
              <w:rPr>
                <w:bCs/>
                <w:lang w:val="en-US"/>
              </w:rPr>
              <w:t>8</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4.3. Vấn đề khi cài đặt</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Pr="004F4C8F" w:rsidRDefault="004F4C8F">
            <w:pPr>
              <w:rPr>
                <w:bCs/>
                <w:lang w:val="en-US"/>
              </w:rPr>
            </w:pPr>
            <w:r>
              <w:rPr>
                <w:bCs/>
                <w:lang w:val="en-US"/>
              </w:rPr>
              <w:t>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19</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Chương 5: Kiểm thử</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80%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rPr>
              <w:t>2</w:t>
            </w:r>
            <w:r>
              <w:rPr>
                <w:bCs/>
                <w:lang w:val="en-US"/>
              </w:rPr>
              <w:t>0</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 xml:space="preserve">5.1. </w:t>
            </w:r>
            <w:r>
              <w:rPr>
                <w:bCs/>
                <w:lang w:val="en-US"/>
              </w:rPr>
              <w:t>Unit Test</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tcPr>
          <w:p w:rsidR="004F4C8F" w:rsidRDefault="004F4C8F">
            <w:pPr>
              <w:rPr>
                <w:bCs/>
              </w:rPr>
            </w:pP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21</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5.2. Integration Test</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tcPr>
          <w:p w:rsidR="004F4C8F" w:rsidRDefault="004F4C8F">
            <w:pPr>
              <w:rPr>
                <w:bCs/>
              </w:rPr>
            </w:pP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22</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lang w:val="en-US"/>
              </w:rPr>
              <w:t>5.3. System Test</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tcPr>
          <w:p w:rsidR="004F4C8F" w:rsidRDefault="004F4C8F">
            <w:pPr>
              <w:rPr>
                <w:bCs/>
              </w:rPr>
            </w:pP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23</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Chương 6: Kết luận</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lang w:val="en-U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 </w:t>
            </w:r>
            <w:r>
              <w:rPr>
                <w:bCs/>
                <w:lang w:val="en-US"/>
              </w:rPr>
              <w:t>100%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24</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Tài liệu tham khảo</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lang w:val="en-U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lang w:val="en-US"/>
              </w:rPr>
              <w:t>Công, Đức</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 </w:t>
            </w:r>
            <w:r>
              <w:rPr>
                <w:bCs/>
                <w:lang w:val="en-US"/>
              </w:rPr>
              <w:t>100%</w:t>
            </w:r>
          </w:p>
        </w:tc>
      </w:tr>
      <w:tr w:rsidR="004F4C8F" w:rsidTr="004F4C8F">
        <w:trPr>
          <w:trHeight w:val="252"/>
        </w:trPr>
        <w:tc>
          <w:tcPr>
            <w:tcW w:w="9067" w:type="dxa"/>
            <w:gridSpan w:val="5"/>
            <w:tcBorders>
              <w:top w:val="single" w:sz="4" w:space="0" w:color="auto"/>
              <w:left w:val="single" w:sz="4" w:space="0" w:color="auto"/>
              <w:bottom w:val="single" w:sz="4" w:space="0" w:color="auto"/>
              <w:right w:val="single" w:sz="4" w:space="0" w:color="auto"/>
            </w:tcBorders>
            <w:hideMark/>
          </w:tcPr>
          <w:p w:rsidR="004F4C8F" w:rsidRDefault="004F4C8F">
            <w:pPr>
              <w:spacing w:before="120" w:after="120"/>
              <w:rPr>
                <w:b/>
                <w:bCs/>
              </w:rPr>
            </w:pPr>
            <w:r>
              <w:rPr>
                <w:b/>
                <w:bCs/>
              </w:rPr>
              <w:t>II. LẬP TRÌNH</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 </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lang w:val="en-US"/>
              </w:rPr>
              <w:t>1</w:t>
            </w:r>
            <w:r>
              <w:rPr>
                <w:bCs/>
                <w:lang w:val="en-US"/>
              </w:rPr>
              <w:t>. Giao diện</w:t>
            </w:r>
          </w:p>
        </w:tc>
        <w:tc>
          <w:tcPr>
            <w:tcW w:w="1285" w:type="dxa"/>
            <w:tcBorders>
              <w:top w:val="single" w:sz="4" w:space="0" w:color="auto"/>
              <w:left w:val="single" w:sz="4" w:space="0" w:color="auto"/>
              <w:bottom w:val="single" w:sz="4" w:space="0" w:color="auto"/>
              <w:right w:val="single" w:sz="4" w:space="0" w:color="auto"/>
            </w:tcBorders>
            <w:vAlign w:val="center"/>
            <w:hideMark/>
          </w:tcPr>
          <w:p w:rsidR="004F4C8F" w:rsidRDefault="004F4C8F">
            <w:pPr>
              <w:jc w:val="center"/>
              <w:rPr>
                <w:bCs/>
                <w:lang w:val="en-US"/>
              </w:rPr>
            </w:pPr>
            <w:r>
              <w:rPr>
                <w:bCs/>
                <w:lang w:val="en-US"/>
              </w:rPr>
              <w:t>20</w:t>
            </w: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lang w:val="en-US"/>
              </w:rPr>
              <w:t>Lam, Khải</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t>90%</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tcPr>
          <w:p w:rsidR="004F4C8F" w:rsidRDefault="004F4C8F">
            <w:pPr>
              <w:rPr>
                <w:b/>
                <w:bCs/>
              </w:rPr>
            </w:pPr>
          </w:p>
        </w:tc>
        <w:tc>
          <w:tcPr>
            <w:tcW w:w="3604" w:type="dxa"/>
            <w:tcBorders>
              <w:top w:val="single" w:sz="4" w:space="0" w:color="auto"/>
              <w:left w:val="single" w:sz="4" w:space="0" w:color="auto"/>
              <w:bottom w:val="single" w:sz="4" w:space="0" w:color="auto"/>
              <w:right w:val="single" w:sz="4" w:space="0" w:color="auto"/>
            </w:tcBorders>
          </w:tcPr>
          <w:p w:rsidR="004F4C8F" w:rsidRPr="004F4C8F" w:rsidRDefault="004F4C8F" w:rsidP="004F4C8F">
            <w:pPr>
              <w:pStyle w:val="ListParagraph"/>
              <w:numPr>
                <w:ilvl w:val="0"/>
                <w:numId w:val="5"/>
              </w:numPr>
              <w:rPr>
                <w:bCs/>
                <w:lang w:val="en-US"/>
              </w:rPr>
            </w:pPr>
            <w:r>
              <w:rPr>
                <w:bCs/>
                <w:lang w:val="en-US"/>
              </w:rPr>
              <w:t>Các lớp xử lý</w:t>
            </w:r>
          </w:p>
        </w:tc>
        <w:tc>
          <w:tcPr>
            <w:tcW w:w="1285" w:type="dxa"/>
            <w:tcBorders>
              <w:top w:val="single" w:sz="4" w:space="0" w:color="auto"/>
              <w:left w:val="single" w:sz="4" w:space="0" w:color="auto"/>
              <w:bottom w:val="single" w:sz="4" w:space="0" w:color="auto"/>
              <w:right w:val="single" w:sz="4" w:space="0" w:color="auto"/>
            </w:tcBorders>
            <w:vAlign w:val="center"/>
          </w:tcPr>
          <w:p w:rsidR="004F4C8F" w:rsidRDefault="004F4C8F">
            <w:pPr>
              <w:jc w:val="center"/>
              <w:rPr>
                <w:bCs/>
              </w:rPr>
            </w:pPr>
          </w:p>
        </w:tc>
        <w:tc>
          <w:tcPr>
            <w:tcW w:w="1842" w:type="dxa"/>
            <w:tcBorders>
              <w:top w:val="single" w:sz="4" w:space="0" w:color="auto"/>
              <w:left w:val="single" w:sz="4" w:space="0" w:color="auto"/>
              <w:bottom w:val="single" w:sz="4" w:space="0" w:color="auto"/>
              <w:right w:val="single" w:sz="4" w:space="0" w:color="auto"/>
            </w:tcBorders>
          </w:tcPr>
          <w:p w:rsidR="004F4C8F" w:rsidRDefault="004F4C8F">
            <w:pPr>
              <w:rPr>
                <w:bCs/>
              </w:rPr>
            </w:pPr>
            <w:r>
              <w:rPr>
                <w:bCs/>
                <w:lang w:val="en-US"/>
              </w:rPr>
              <w:t>Lam, Khải</w:t>
            </w:r>
            <w:bookmarkStart w:id="39" w:name="_GoBack"/>
            <w:bookmarkEnd w:id="39"/>
          </w:p>
        </w:tc>
        <w:tc>
          <w:tcPr>
            <w:tcW w:w="1702" w:type="dxa"/>
            <w:tcBorders>
              <w:top w:val="single" w:sz="4" w:space="0" w:color="auto"/>
              <w:left w:val="single" w:sz="4" w:space="0" w:color="auto"/>
              <w:bottom w:val="single" w:sz="4" w:space="0" w:color="auto"/>
              <w:right w:val="single" w:sz="4" w:space="0" w:color="auto"/>
            </w:tcBorders>
          </w:tcPr>
          <w:p w:rsidR="004F4C8F" w:rsidRDefault="004F4C8F"/>
        </w:tc>
      </w:tr>
      <w:tr w:rsidR="004F4C8F" w:rsidTr="004F4C8F">
        <w:trPr>
          <w:trHeight w:val="252"/>
        </w:trPr>
        <w:tc>
          <w:tcPr>
            <w:tcW w:w="9067" w:type="dxa"/>
            <w:gridSpan w:val="5"/>
            <w:tcBorders>
              <w:top w:val="single" w:sz="4" w:space="0" w:color="auto"/>
              <w:left w:val="single" w:sz="4" w:space="0" w:color="auto"/>
              <w:bottom w:val="single" w:sz="4" w:space="0" w:color="auto"/>
              <w:right w:val="single" w:sz="4" w:space="0" w:color="auto"/>
            </w:tcBorders>
            <w:hideMark/>
          </w:tcPr>
          <w:p w:rsidR="004F4C8F" w:rsidRDefault="004F4C8F">
            <w:pPr>
              <w:spacing w:before="120" w:after="120"/>
              <w:rPr>
                <w:b/>
                <w:bCs/>
              </w:rPr>
            </w:pPr>
            <w:r>
              <w:rPr>
                <w:b/>
                <w:bCs/>
              </w:rPr>
              <w:t>III. KIỂM THỬ</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lastRenderedPageBreak/>
              <w:t> </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1. U</w:t>
            </w:r>
            <w:r>
              <w:rPr>
                <w:bCs/>
                <w:lang w:val="en-US"/>
              </w:rPr>
              <w:t>nit Test</w:t>
            </w:r>
          </w:p>
        </w:tc>
        <w:tc>
          <w:tcPr>
            <w:tcW w:w="1285" w:type="dxa"/>
            <w:tcBorders>
              <w:top w:val="single" w:sz="4" w:space="0" w:color="auto"/>
              <w:left w:val="single" w:sz="4" w:space="0" w:color="auto"/>
              <w:bottom w:val="single" w:sz="4" w:space="0" w:color="auto"/>
              <w:right w:val="single" w:sz="4" w:space="0" w:color="auto"/>
            </w:tcBorders>
            <w:vAlign w:val="center"/>
            <w:hideMark/>
          </w:tcPr>
          <w:p w:rsidR="004F4C8F" w:rsidRDefault="004F4C8F">
            <w:pPr>
              <w:rPr>
                <w:bCs/>
                <w:lang w:val="en-U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rFonts w:cstheme="minorHAnsi"/>
                <w:bCs/>
                <w:noProof/>
                <w:sz w:val="26"/>
                <w:szCs w:val="26"/>
              </w:rPr>
            </w:pPr>
            <w:r>
              <w:rPr>
                <w:bCs/>
              </w:rPr>
              <w:t> </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 </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 </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2. I</w:t>
            </w:r>
            <w:r>
              <w:rPr>
                <w:bCs/>
                <w:lang w:val="en-US"/>
              </w:rPr>
              <w:t>ntegration Test</w:t>
            </w:r>
          </w:p>
        </w:tc>
        <w:tc>
          <w:tcPr>
            <w:tcW w:w="1285" w:type="dxa"/>
            <w:tcBorders>
              <w:top w:val="single" w:sz="4" w:space="0" w:color="auto"/>
              <w:left w:val="single" w:sz="4" w:space="0" w:color="auto"/>
              <w:bottom w:val="single" w:sz="4" w:space="0" w:color="auto"/>
              <w:right w:val="single" w:sz="4" w:space="0" w:color="auto"/>
            </w:tcBorders>
            <w:vAlign w:val="center"/>
            <w:hideMark/>
          </w:tcPr>
          <w:p w:rsidR="004F4C8F" w:rsidRDefault="004F4C8F">
            <w:pPr>
              <w:rPr>
                <w:bCs/>
                <w:lang w:val="en-U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rFonts w:cstheme="minorHAnsi"/>
                <w:bCs/>
                <w:noProof/>
                <w:sz w:val="26"/>
                <w:szCs w:val="26"/>
              </w:rPr>
            </w:pPr>
            <w:r>
              <w:rPr>
                <w:bCs/>
              </w:rPr>
              <w:t> </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 </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hideMark/>
          </w:tcPr>
          <w:p w:rsidR="004F4C8F" w:rsidRDefault="004F4C8F">
            <w:pPr>
              <w:rPr>
                <w:b/>
                <w:bCs/>
              </w:rPr>
            </w:pPr>
            <w:r>
              <w:rPr>
                <w:b/>
                <w:bCs/>
              </w:rPr>
              <w:t> </w:t>
            </w:r>
          </w:p>
        </w:tc>
        <w:tc>
          <w:tcPr>
            <w:tcW w:w="3604" w:type="dxa"/>
            <w:tcBorders>
              <w:top w:val="single" w:sz="4" w:space="0" w:color="auto"/>
              <w:left w:val="single" w:sz="4" w:space="0" w:color="auto"/>
              <w:bottom w:val="single" w:sz="4" w:space="0" w:color="auto"/>
              <w:right w:val="single" w:sz="4" w:space="0" w:color="auto"/>
            </w:tcBorders>
            <w:hideMark/>
          </w:tcPr>
          <w:p w:rsidR="004F4C8F" w:rsidRDefault="004F4C8F">
            <w:pPr>
              <w:rPr>
                <w:bCs/>
                <w:lang w:val="en-US"/>
              </w:rPr>
            </w:pPr>
            <w:r>
              <w:rPr>
                <w:bCs/>
              </w:rPr>
              <w:t xml:space="preserve">3. </w:t>
            </w:r>
            <w:r>
              <w:rPr>
                <w:bCs/>
                <w:lang w:val="en-US"/>
              </w:rPr>
              <w:t>System Test</w:t>
            </w:r>
          </w:p>
        </w:tc>
        <w:tc>
          <w:tcPr>
            <w:tcW w:w="1285" w:type="dxa"/>
            <w:tcBorders>
              <w:top w:val="single" w:sz="4" w:space="0" w:color="auto"/>
              <w:left w:val="single" w:sz="4" w:space="0" w:color="auto"/>
              <w:bottom w:val="single" w:sz="4" w:space="0" w:color="auto"/>
              <w:right w:val="single" w:sz="4" w:space="0" w:color="auto"/>
            </w:tcBorders>
            <w:vAlign w:val="center"/>
            <w:hideMark/>
          </w:tcPr>
          <w:p w:rsidR="004F4C8F" w:rsidRDefault="004F4C8F">
            <w:pPr>
              <w:rPr>
                <w:bCs/>
                <w:lang w:val="en-US"/>
              </w:rPr>
            </w:pPr>
          </w:p>
        </w:tc>
        <w:tc>
          <w:tcPr>
            <w:tcW w:w="1842" w:type="dxa"/>
            <w:tcBorders>
              <w:top w:val="single" w:sz="4" w:space="0" w:color="auto"/>
              <w:left w:val="single" w:sz="4" w:space="0" w:color="auto"/>
              <w:bottom w:val="single" w:sz="4" w:space="0" w:color="auto"/>
              <w:right w:val="single" w:sz="4" w:space="0" w:color="auto"/>
            </w:tcBorders>
            <w:hideMark/>
          </w:tcPr>
          <w:p w:rsidR="004F4C8F" w:rsidRDefault="004F4C8F">
            <w:pPr>
              <w:rPr>
                <w:rFonts w:cstheme="minorHAnsi"/>
                <w:bCs/>
                <w:noProof/>
                <w:sz w:val="26"/>
                <w:szCs w:val="26"/>
              </w:rPr>
            </w:pPr>
            <w:r>
              <w:rPr>
                <w:bCs/>
              </w:rPr>
              <w:t> </w:t>
            </w:r>
          </w:p>
        </w:tc>
        <w:tc>
          <w:tcPr>
            <w:tcW w:w="1702" w:type="dxa"/>
            <w:tcBorders>
              <w:top w:val="single" w:sz="4" w:space="0" w:color="auto"/>
              <w:left w:val="single" w:sz="4" w:space="0" w:color="auto"/>
              <w:bottom w:val="single" w:sz="4" w:space="0" w:color="auto"/>
              <w:right w:val="single" w:sz="4" w:space="0" w:color="auto"/>
            </w:tcBorders>
            <w:hideMark/>
          </w:tcPr>
          <w:p w:rsidR="004F4C8F" w:rsidRDefault="004F4C8F">
            <w:pPr>
              <w:rPr>
                <w:bCs/>
              </w:rPr>
            </w:pPr>
            <w:r>
              <w:rPr>
                <w:bCs/>
              </w:rPr>
              <w:t> </w:t>
            </w:r>
          </w:p>
        </w:tc>
      </w:tr>
      <w:tr w:rsidR="004F4C8F" w:rsidTr="004F4C8F">
        <w:trPr>
          <w:trHeight w:val="252"/>
        </w:trPr>
        <w:tc>
          <w:tcPr>
            <w:tcW w:w="63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F4C8F" w:rsidRDefault="004F4C8F">
            <w:pPr>
              <w:rPr>
                <w:b/>
                <w:bCs/>
              </w:rPr>
            </w:pPr>
            <w:r>
              <w:rPr>
                <w:b/>
                <w:bCs/>
              </w:rPr>
              <w:t> </w:t>
            </w:r>
          </w:p>
        </w:tc>
        <w:tc>
          <w:tcPr>
            <w:tcW w:w="360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F4C8F" w:rsidRDefault="004F4C8F">
            <w:pPr>
              <w:rPr>
                <w:bCs/>
                <w:lang w:val="en-US"/>
              </w:rPr>
            </w:pPr>
            <w:r>
              <w:rPr>
                <w:bCs/>
              </w:rPr>
              <w:t xml:space="preserve">4. </w:t>
            </w:r>
            <w:r>
              <w:rPr>
                <w:bCs/>
                <w:lang w:val="en-US"/>
              </w:rPr>
              <w:t>Acceptance Test</w:t>
            </w:r>
          </w:p>
        </w:tc>
        <w:tc>
          <w:tcPr>
            <w:tcW w:w="128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4F4C8F" w:rsidRDefault="004F4C8F">
            <w:pPr>
              <w:rPr>
                <w:bCs/>
                <w:lang w:val="en-US"/>
              </w:rPr>
            </w:pP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F4C8F" w:rsidRDefault="004F4C8F">
            <w:pPr>
              <w:rPr>
                <w:rFonts w:cstheme="minorHAnsi"/>
                <w:bCs/>
                <w:noProof/>
                <w:sz w:val="26"/>
                <w:szCs w:val="26"/>
              </w:rPr>
            </w:pPr>
            <w:r>
              <w:rPr>
                <w:bCs/>
              </w:rPr>
              <w:t> </w:t>
            </w:r>
          </w:p>
        </w:tc>
        <w:tc>
          <w:tcPr>
            <w:tcW w:w="17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4F4C8F" w:rsidRDefault="004F4C8F">
            <w:pPr>
              <w:rPr>
                <w:bCs/>
              </w:rPr>
            </w:pPr>
            <w:r>
              <w:rPr>
                <w:bCs/>
              </w:rPr>
              <w:t> </w:t>
            </w:r>
          </w:p>
        </w:tc>
      </w:tr>
    </w:tbl>
    <w:p w:rsidR="004F4C8F" w:rsidRPr="000A7979" w:rsidRDefault="004F4C8F" w:rsidP="00C557F8">
      <w:pPr>
        <w:rPr>
          <w:b/>
          <w:sz w:val="28"/>
          <w:szCs w:val="28"/>
        </w:rPr>
      </w:pPr>
    </w:p>
    <w:p w:rsidR="00355AEA" w:rsidRDefault="00355AEA" w:rsidP="00C557F8">
      <w:pPr>
        <w:rPr>
          <w:b/>
          <w:sz w:val="28"/>
          <w:szCs w:val="28"/>
        </w:rPr>
      </w:pPr>
      <w:r>
        <w:rPr>
          <w:b/>
          <w:sz w:val="28"/>
          <w:szCs w:val="28"/>
        </w:rPr>
        <w:t>Tài liệu tham khảo:</w:t>
      </w:r>
    </w:p>
    <w:p w:rsidR="000A7979" w:rsidRPr="00355AEA" w:rsidRDefault="008F6239" w:rsidP="00C557F8">
      <w:pPr>
        <w:rPr>
          <w:rStyle w:val="Hyperlink"/>
        </w:rPr>
      </w:pPr>
      <w:hyperlink r:id="rId23" w:history="1">
        <w:r w:rsidR="00355AEA" w:rsidRPr="00355AEA">
          <w:rPr>
            <w:rStyle w:val="Hyperlink"/>
          </w:rPr>
          <w:t>https://docs.microsoft.com/en-us/dotnet/api/system.drawing.graphics</w:t>
        </w:r>
        <w:r w:rsidR="000A7979" w:rsidRPr="00355AEA">
          <w:rPr>
            <w:rStyle w:val="Hyperlink"/>
          </w:rPr>
          <w:tab/>
        </w:r>
      </w:hyperlink>
    </w:p>
    <w:p w:rsidR="00C557F8" w:rsidRPr="00355AEA" w:rsidRDefault="008F6239" w:rsidP="00C557F8">
      <w:pPr>
        <w:rPr>
          <w:rStyle w:val="Hyperlink"/>
        </w:rPr>
      </w:pPr>
      <w:hyperlink r:id="rId24" w:history="1">
        <w:r w:rsidR="00355AEA" w:rsidRPr="00355AEA">
          <w:rPr>
            <w:rStyle w:val="Hyperlink"/>
          </w:rPr>
          <w:t>https://docs.microsoft.com/en-us/dotnet/framework/winforms/</w:t>
        </w:r>
      </w:hyperlink>
    </w:p>
    <w:sectPr w:rsidR="00C557F8" w:rsidRPr="00355AE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047" w:rsidRDefault="00385047" w:rsidP="009602C1">
      <w:pPr>
        <w:spacing w:after="0" w:line="240" w:lineRule="auto"/>
      </w:pPr>
      <w:r>
        <w:separator/>
      </w:r>
    </w:p>
  </w:endnote>
  <w:endnote w:type="continuationSeparator" w:id="0">
    <w:p w:rsidR="00385047" w:rsidRDefault="00385047" w:rsidP="00960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047" w:rsidRDefault="00385047" w:rsidP="009602C1">
      <w:pPr>
        <w:spacing w:after="0" w:line="240" w:lineRule="auto"/>
      </w:pPr>
      <w:r>
        <w:separator/>
      </w:r>
    </w:p>
  </w:footnote>
  <w:footnote w:type="continuationSeparator" w:id="0">
    <w:p w:rsidR="00385047" w:rsidRDefault="00385047" w:rsidP="009602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F77AB"/>
    <w:multiLevelType w:val="hybridMultilevel"/>
    <w:tmpl w:val="FBA0F3F0"/>
    <w:lvl w:ilvl="0" w:tplc="44B2B5A4">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047D0"/>
    <w:multiLevelType w:val="hybridMultilevel"/>
    <w:tmpl w:val="183898C4"/>
    <w:lvl w:ilvl="0" w:tplc="04F0BC6C">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E346E0"/>
    <w:multiLevelType w:val="hybridMultilevel"/>
    <w:tmpl w:val="65562C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98538C"/>
    <w:multiLevelType w:val="hybridMultilevel"/>
    <w:tmpl w:val="292AB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4A65E1"/>
    <w:multiLevelType w:val="hybridMultilevel"/>
    <w:tmpl w:val="41EAFF86"/>
    <w:lvl w:ilvl="0" w:tplc="71927FF4">
      <w:start w:val="1"/>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9E00D76"/>
    <w:multiLevelType w:val="multilevel"/>
    <w:tmpl w:val="D7649D66"/>
    <w:lvl w:ilvl="0">
      <w:start w:val="1"/>
      <w:numFmt w:val="decimal"/>
      <w:lvlText w:val="%1."/>
      <w:lvlJc w:val="left"/>
      <w:pPr>
        <w:ind w:left="444" w:hanging="444"/>
      </w:pPr>
      <w:rPr>
        <w:rFonts w:hint="default"/>
        <w:b/>
      </w:rPr>
    </w:lvl>
    <w:lvl w:ilvl="1">
      <w:start w:val="1"/>
      <w:numFmt w:val="decimal"/>
      <w:pStyle w:val="L2"/>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960" w:hanging="180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D63"/>
    <w:rsid w:val="00093970"/>
    <w:rsid w:val="000A7979"/>
    <w:rsid w:val="000C43F2"/>
    <w:rsid w:val="00161583"/>
    <w:rsid w:val="00183C1D"/>
    <w:rsid w:val="00185050"/>
    <w:rsid w:val="0024397F"/>
    <w:rsid w:val="00286821"/>
    <w:rsid w:val="002C5461"/>
    <w:rsid w:val="002C6B5F"/>
    <w:rsid w:val="00355AEA"/>
    <w:rsid w:val="00385047"/>
    <w:rsid w:val="003A6FEC"/>
    <w:rsid w:val="003F048D"/>
    <w:rsid w:val="00437693"/>
    <w:rsid w:val="004F4C8F"/>
    <w:rsid w:val="005068AD"/>
    <w:rsid w:val="00553EE1"/>
    <w:rsid w:val="00591665"/>
    <w:rsid w:val="005D1F3D"/>
    <w:rsid w:val="00621175"/>
    <w:rsid w:val="00642070"/>
    <w:rsid w:val="00681257"/>
    <w:rsid w:val="006D6D63"/>
    <w:rsid w:val="00711757"/>
    <w:rsid w:val="00717FA2"/>
    <w:rsid w:val="00790FDE"/>
    <w:rsid w:val="00860F84"/>
    <w:rsid w:val="00871501"/>
    <w:rsid w:val="008E184B"/>
    <w:rsid w:val="008F6239"/>
    <w:rsid w:val="00931E1B"/>
    <w:rsid w:val="009602C1"/>
    <w:rsid w:val="009E708B"/>
    <w:rsid w:val="00A111B9"/>
    <w:rsid w:val="00A27F66"/>
    <w:rsid w:val="00AD1845"/>
    <w:rsid w:val="00B055E5"/>
    <w:rsid w:val="00B13011"/>
    <w:rsid w:val="00C129F8"/>
    <w:rsid w:val="00C557F8"/>
    <w:rsid w:val="00CF35EB"/>
    <w:rsid w:val="00D21C84"/>
    <w:rsid w:val="00E77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6490E"/>
  <w15:chartTrackingRefBased/>
  <w15:docId w15:val="{5190975B-92E4-4C45-8215-5A61C771C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02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602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0FD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6D63"/>
    <w:pPr>
      <w:outlineLvl w:val="9"/>
    </w:pPr>
  </w:style>
  <w:style w:type="paragraph" w:styleId="ListParagraph">
    <w:name w:val="List Paragraph"/>
    <w:basedOn w:val="Normal"/>
    <w:uiPriority w:val="34"/>
    <w:qFormat/>
    <w:rsid w:val="006D6D63"/>
    <w:pPr>
      <w:ind w:left="720"/>
      <w:contextualSpacing/>
    </w:pPr>
  </w:style>
  <w:style w:type="character" w:customStyle="1" w:styleId="Heading2Char">
    <w:name w:val="Heading 2 Char"/>
    <w:basedOn w:val="DefaultParagraphFont"/>
    <w:link w:val="Heading2"/>
    <w:uiPriority w:val="9"/>
    <w:rsid w:val="009602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02C1"/>
    <w:rPr>
      <w:rFonts w:asciiTheme="majorHAnsi" w:eastAsiaTheme="majorEastAsia" w:hAnsiTheme="majorHAnsi" w:cstheme="majorBidi"/>
      <w:color w:val="1F4D78" w:themeColor="accent1" w:themeShade="7F"/>
      <w:sz w:val="24"/>
      <w:szCs w:val="24"/>
    </w:rPr>
  </w:style>
  <w:style w:type="paragraph" w:styleId="FootnoteText">
    <w:name w:val="footnote text"/>
    <w:basedOn w:val="Normal"/>
    <w:link w:val="FootnoteTextChar"/>
    <w:uiPriority w:val="99"/>
    <w:semiHidden/>
    <w:unhideWhenUsed/>
    <w:rsid w:val="009602C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2C1"/>
    <w:rPr>
      <w:sz w:val="20"/>
      <w:szCs w:val="20"/>
    </w:rPr>
  </w:style>
  <w:style w:type="character" w:styleId="FootnoteReference">
    <w:name w:val="footnote reference"/>
    <w:basedOn w:val="DefaultParagraphFont"/>
    <w:uiPriority w:val="99"/>
    <w:semiHidden/>
    <w:unhideWhenUsed/>
    <w:rsid w:val="009602C1"/>
    <w:rPr>
      <w:vertAlign w:val="superscript"/>
    </w:rPr>
  </w:style>
  <w:style w:type="paragraph" w:styleId="TOC2">
    <w:name w:val="toc 2"/>
    <w:basedOn w:val="Normal"/>
    <w:next w:val="Normal"/>
    <w:autoRedefine/>
    <w:uiPriority w:val="39"/>
    <w:unhideWhenUsed/>
    <w:rsid w:val="00437693"/>
    <w:pPr>
      <w:spacing w:after="100"/>
      <w:ind w:left="220"/>
    </w:pPr>
  </w:style>
  <w:style w:type="character" w:styleId="Hyperlink">
    <w:name w:val="Hyperlink"/>
    <w:basedOn w:val="DefaultParagraphFont"/>
    <w:uiPriority w:val="99"/>
    <w:unhideWhenUsed/>
    <w:rsid w:val="00437693"/>
    <w:rPr>
      <w:color w:val="0563C1" w:themeColor="hyperlink"/>
      <w:u w:val="single"/>
    </w:rPr>
  </w:style>
  <w:style w:type="paragraph" w:styleId="TOC1">
    <w:name w:val="toc 1"/>
    <w:basedOn w:val="Normal"/>
    <w:next w:val="Normal"/>
    <w:autoRedefine/>
    <w:uiPriority w:val="39"/>
    <w:unhideWhenUsed/>
    <w:rsid w:val="00437693"/>
    <w:pPr>
      <w:spacing w:after="100"/>
    </w:pPr>
    <w:rPr>
      <w:rFonts w:eastAsiaTheme="minorEastAsia" w:cs="Times New Roman"/>
    </w:rPr>
  </w:style>
  <w:style w:type="paragraph" w:styleId="TOC3">
    <w:name w:val="toc 3"/>
    <w:basedOn w:val="Normal"/>
    <w:next w:val="Normal"/>
    <w:autoRedefine/>
    <w:uiPriority w:val="39"/>
    <w:unhideWhenUsed/>
    <w:rsid w:val="00437693"/>
    <w:pPr>
      <w:spacing w:after="100"/>
      <w:ind w:left="440"/>
    </w:pPr>
    <w:rPr>
      <w:rFonts w:eastAsiaTheme="minorEastAsia" w:cs="Times New Roman"/>
    </w:rPr>
  </w:style>
  <w:style w:type="paragraph" w:customStyle="1" w:styleId="L1">
    <w:name w:val="L1"/>
    <w:basedOn w:val="Normal"/>
    <w:qFormat/>
    <w:rsid w:val="00437693"/>
    <w:pPr>
      <w:jc w:val="center"/>
      <w:outlineLvl w:val="0"/>
    </w:pPr>
    <w:rPr>
      <w:rFonts w:ascii="Times New Roman" w:hAnsi="Times New Roman"/>
      <w:b/>
      <w:sz w:val="36"/>
      <w:szCs w:val="36"/>
    </w:rPr>
  </w:style>
  <w:style w:type="paragraph" w:customStyle="1" w:styleId="L2">
    <w:name w:val="L2"/>
    <w:basedOn w:val="ListParagraph"/>
    <w:qFormat/>
    <w:rsid w:val="00437693"/>
    <w:pPr>
      <w:numPr>
        <w:ilvl w:val="1"/>
        <w:numId w:val="5"/>
      </w:numPr>
      <w:outlineLvl w:val="1"/>
    </w:pPr>
    <w:rPr>
      <w:b/>
      <w:sz w:val="28"/>
      <w:szCs w:val="28"/>
    </w:rPr>
  </w:style>
  <w:style w:type="paragraph" w:styleId="Header">
    <w:name w:val="header"/>
    <w:basedOn w:val="Normal"/>
    <w:link w:val="HeaderChar"/>
    <w:uiPriority w:val="99"/>
    <w:unhideWhenUsed/>
    <w:rsid w:val="00355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AEA"/>
  </w:style>
  <w:style w:type="paragraph" w:styleId="Footer">
    <w:name w:val="footer"/>
    <w:basedOn w:val="Normal"/>
    <w:link w:val="FooterChar"/>
    <w:uiPriority w:val="99"/>
    <w:unhideWhenUsed/>
    <w:rsid w:val="00355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AEA"/>
  </w:style>
  <w:style w:type="character" w:styleId="FollowedHyperlink">
    <w:name w:val="FollowedHyperlink"/>
    <w:basedOn w:val="DefaultParagraphFont"/>
    <w:uiPriority w:val="99"/>
    <w:semiHidden/>
    <w:unhideWhenUsed/>
    <w:rsid w:val="00355AEA"/>
    <w:rPr>
      <w:color w:val="954F72" w:themeColor="followedHyperlink"/>
      <w:u w:val="single"/>
    </w:rPr>
  </w:style>
  <w:style w:type="character" w:customStyle="1" w:styleId="Heading4Char">
    <w:name w:val="Heading 4 Char"/>
    <w:basedOn w:val="DefaultParagraphFont"/>
    <w:link w:val="Heading4"/>
    <w:uiPriority w:val="9"/>
    <w:rsid w:val="00790FDE"/>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717FA2"/>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7F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13300">
      <w:bodyDiv w:val="1"/>
      <w:marLeft w:val="0"/>
      <w:marRight w:val="0"/>
      <w:marTop w:val="0"/>
      <w:marBottom w:val="0"/>
      <w:divBdr>
        <w:top w:val="none" w:sz="0" w:space="0" w:color="auto"/>
        <w:left w:val="none" w:sz="0" w:space="0" w:color="auto"/>
        <w:bottom w:val="none" w:sz="0" w:space="0" w:color="auto"/>
        <w:right w:val="none" w:sz="0" w:space="0" w:color="auto"/>
      </w:divBdr>
    </w:div>
    <w:div w:id="209654307">
      <w:bodyDiv w:val="1"/>
      <w:marLeft w:val="0"/>
      <w:marRight w:val="0"/>
      <w:marTop w:val="0"/>
      <w:marBottom w:val="0"/>
      <w:divBdr>
        <w:top w:val="none" w:sz="0" w:space="0" w:color="auto"/>
        <w:left w:val="none" w:sz="0" w:space="0" w:color="auto"/>
        <w:bottom w:val="none" w:sz="0" w:space="0" w:color="auto"/>
        <w:right w:val="none" w:sz="0" w:space="0" w:color="auto"/>
      </w:divBdr>
    </w:div>
    <w:div w:id="887953648">
      <w:bodyDiv w:val="1"/>
      <w:marLeft w:val="0"/>
      <w:marRight w:val="0"/>
      <w:marTop w:val="0"/>
      <w:marBottom w:val="0"/>
      <w:divBdr>
        <w:top w:val="none" w:sz="0" w:space="0" w:color="auto"/>
        <w:left w:val="none" w:sz="0" w:space="0" w:color="auto"/>
        <w:bottom w:val="none" w:sz="0" w:space="0" w:color="auto"/>
        <w:right w:val="none" w:sz="0" w:space="0" w:color="auto"/>
      </w:divBdr>
    </w:div>
    <w:div w:id="1210729803">
      <w:bodyDiv w:val="1"/>
      <w:marLeft w:val="0"/>
      <w:marRight w:val="0"/>
      <w:marTop w:val="0"/>
      <w:marBottom w:val="0"/>
      <w:divBdr>
        <w:top w:val="none" w:sz="0" w:space="0" w:color="auto"/>
        <w:left w:val="none" w:sz="0" w:space="0" w:color="auto"/>
        <w:bottom w:val="none" w:sz="0" w:space="0" w:color="auto"/>
        <w:right w:val="none" w:sz="0" w:space="0" w:color="auto"/>
      </w:divBdr>
    </w:div>
    <w:div w:id="1340696107">
      <w:bodyDiv w:val="1"/>
      <w:marLeft w:val="0"/>
      <w:marRight w:val="0"/>
      <w:marTop w:val="0"/>
      <w:marBottom w:val="0"/>
      <w:divBdr>
        <w:top w:val="none" w:sz="0" w:space="0" w:color="auto"/>
        <w:left w:val="none" w:sz="0" w:space="0" w:color="auto"/>
        <w:bottom w:val="none" w:sz="0" w:space="0" w:color="auto"/>
        <w:right w:val="none" w:sz="0" w:space="0" w:color="auto"/>
      </w:divBdr>
    </w:div>
    <w:div w:id="1755545454">
      <w:bodyDiv w:val="1"/>
      <w:marLeft w:val="0"/>
      <w:marRight w:val="0"/>
      <w:marTop w:val="0"/>
      <w:marBottom w:val="0"/>
      <w:divBdr>
        <w:top w:val="none" w:sz="0" w:space="0" w:color="auto"/>
        <w:left w:val="none" w:sz="0" w:space="0" w:color="auto"/>
        <w:bottom w:val="none" w:sz="0" w:space="0" w:color="auto"/>
        <w:right w:val="none" w:sz="0" w:space="0" w:color="auto"/>
      </w:divBdr>
    </w:div>
    <w:div w:id="190972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dotnet/framework/winform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n-us/dotnet/api/system.drawing.graphics%09"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85010-B993-40CA-9F16-518CC1F32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18</Pages>
  <Words>1447</Words>
  <Characters>8251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Phạm</dc:creator>
  <cp:keywords/>
  <dc:description/>
  <cp:lastModifiedBy>Đức Phạm</cp:lastModifiedBy>
  <cp:revision>22</cp:revision>
  <dcterms:created xsi:type="dcterms:W3CDTF">2018-10-25T00:16:00Z</dcterms:created>
  <dcterms:modified xsi:type="dcterms:W3CDTF">2018-12-20T00:23:00Z</dcterms:modified>
</cp:coreProperties>
</file>